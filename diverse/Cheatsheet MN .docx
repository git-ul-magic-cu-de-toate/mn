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ageBreakBefore w:val="0"/>
        <w:spacing w:before="0" w:lineRule="auto"/>
        <w:jc w:val="center"/>
        <w:rPr>
          <w:ins w:author="Anonymous" w:id="5" w:date="2022-05-06T20:49:50Z"/>
          <w:rFonts w:ascii="Lobster" w:cs="Lobster" w:eastAsia="Lobster" w:hAnsi="Lobster"/>
          <w:color w:val="9900ff"/>
          <w:sz w:val="42"/>
          <w:szCs w:val="42"/>
        </w:rPr>
      </w:pPr>
      <w:ins w:author="Stefania Silivestru" w:id="1" w:date="2022-05-06T18:36:21Z">
        <w:del w:author="Anonymous" w:id="2" w:date="2022-05-06T20:49:43Z">
          <w:r w:rsidDel="00000000" w:rsidR="00000000" w:rsidRPr="00000000">
            <w:rPr>
              <w:rtl w:val="0"/>
            </w:rPr>
            <w:delText xml:space="preserve">k</w:delText>
          </w:r>
        </w:del>
      </w:ins>
      <w:ins w:author="Mihai Ghita" w:id="3" w:date="2022-05-05T16:58:05Z">
        <w:r w:rsidDel="00000000" w:rsidR="00000000" w:rsidRPr="00000000">
          <w:rPr>
            <w:rtl w:val="0"/>
          </w:rPr>
          <w:t xml:space="preserve"> </w:t>
        </w:r>
      </w:ins>
      <w:r w:rsidDel="00000000" w:rsidR="00000000" w:rsidRPr="00000000">
        <w:rPr>
          <w:rFonts w:ascii="Lobster" w:cs="Lobster" w:eastAsia="Lobster" w:hAnsi="Lobster"/>
          <w:color w:val="9900ff"/>
          <w:sz w:val="42"/>
          <w:szCs w:val="42"/>
          <w:rtl w:val="0"/>
        </w:rPr>
        <w:t xml:space="preserve">Cheatsheet MN</w:t>
      </w:r>
      <w:ins w:author="Burlacu Razvan" w:id="4" w:date="2021-12-06T22:41:36Z"/>
      <m:oMath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A = LU</m:t>
          </m:r>
        </w:ins>
      </m:oMath>
      <w:ins w:author="Burlacu Razvan" w:id="4" w:date="2021-12-06T22:41:36Z"/>
      <w:ins w:author="Anonymous" w:id="5" w:date="2022-05-06T20:49:5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2">
      <w:pPr>
        <w:pageBreakBefore w:val="0"/>
        <w:spacing w:before="0" w:lineRule="auto"/>
        <w:jc w:val="center"/>
        <w:rPr>
          <w:ins w:author="Anonymous" w:id="5" w:date="2022-05-06T20:49:50Z"/>
          <w:rFonts w:ascii="Lobster" w:cs="Lobster" w:eastAsia="Lobster" w:hAnsi="Lobster"/>
          <w:color w:val="9900ff"/>
          <w:sz w:val="42"/>
          <w:szCs w:val="42"/>
        </w:rPr>
      </w:pPr>
      <w:ins w:author="Anonymous" w:id="5" w:date="2022-05-06T20:49:5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3">
      <w:pPr>
        <w:pageBreakBefore w:val="0"/>
        <w:spacing w:before="0" w:lineRule="auto"/>
        <w:jc w:val="center"/>
        <w:rPr>
          <w:ins w:author="Anonymous" w:id="5" w:date="2022-05-06T20:49:50Z"/>
          <w:rFonts w:ascii="Lobster" w:cs="Lobster" w:eastAsia="Lobster" w:hAnsi="Lobster"/>
          <w:color w:val="9900ff"/>
          <w:sz w:val="42"/>
          <w:szCs w:val="42"/>
        </w:rPr>
      </w:pPr>
      <w:ins w:author="Anonymous" w:id="5" w:date="2022-05-06T20:49:5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4">
      <w:pPr>
        <w:pageBreakBefore w:val="0"/>
        <w:spacing w:before="0" w:lineRule="auto"/>
        <w:jc w:val="center"/>
        <w:rPr>
          <w:ins w:author="Anonymous" w:id="6" w:date="2022-05-06T20:49:56Z"/>
          <w:del w:author="Anonymous" w:id="7" w:date="2022-05-06T20:51:29Z"/>
          <w:rFonts w:ascii="Lobster" w:cs="Lobster" w:eastAsia="Lobster" w:hAnsi="Lobster"/>
          <w:color w:val="9900ff"/>
          <w:sz w:val="42"/>
          <w:szCs w:val="42"/>
        </w:rPr>
      </w:pPr>
      <w:ins w:author="Anonymous" w:id="6" w:date="2022-05-06T20:49:56Z">
        <w:del w:author="Anonymous" w:id="7" w:date="2022-05-06T20:51:29Z">
          <w:r w:rsidDel="00000000" w:rsidR="00000000" w:rsidRPr="00000000">
            <w:rPr>
              <w:rFonts w:ascii="Lobster" w:cs="Lobster" w:eastAsia="Lobster" w:hAnsi="Lobster"/>
              <w:color w:val="9900ff"/>
              <w:sz w:val="42"/>
              <w:szCs w:val="42"/>
              <w:rtl w:val="0"/>
            </w:rPr>
            <w:delText xml:space="preserve">CALCAN ANDREI</w:delText>
          </w:r>
        </w:del>
      </w:ins>
    </w:p>
    <w:p w:rsidR="00000000" w:rsidDel="00000000" w:rsidP="00000000" w:rsidRDefault="00000000" w:rsidRPr="00000000" w14:paraId="00000005">
      <w:pPr>
        <w:pageBreakBefore w:val="0"/>
        <w:spacing w:before="0" w:lineRule="auto"/>
        <w:jc w:val="center"/>
        <w:rPr>
          <w:ins w:author="Anonymous" w:id="5" w:date="2022-05-06T20:49:50Z"/>
          <w:del w:author="Anonymous" w:id="7" w:date="2022-05-06T20:51:29Z"/>
          <w:rFonts w:ascii="Lobster" w:cs="Lobster" w:eastAsia="Lobster" w:hAnsi="Lobster"/>
          <w:color w:val="9900ff"/>
          <w:sz w:val="42"/>
          <w:szCs w:val="42"/>
        </w:rPr>
        <w:pPrChange w:author="Anonymous" w:id="0" w:date="2022-05-06T20:51:29Z">
          <w:pPr>
            <w:pageBreakBefore w:val="0"/>
            <w:spacing w:before="0" w:lineRule="auto"/>
            <w:jc w:val="center"/>
          </w:pPr>
        </w:pPrChange>
      </w:pPr>
      <w:ins w:author="Anonymous" w:id="5" w:date="2022-05-06T20:49:50Z">
        <w:del w:author="Anonymous" w:id="7" w:date="2022-05-06T20:51:29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06">
      <w:pPr>
        <w:pageBreakBefore w:val="0"/>
        <w:spacing w:before="0" w:lineRule="auto"/>
        <w:jc w:val="left"/>
        <w:rPr>
          <w:ins w:author="Anonymous" w:id="5" w:date="2022-05-06T20:49:50Z"/>
          <w:del w:author="Anonymous" w:id="7" w:date="2022-05-06T20:51:29Z"/>
          <w:rFonts w:ascii="Lobster" w:cs="Lobster" w:eastAsia="Lobster" w:hAnsi="Lobster"/>
          <w:color w:val="9900ff"/>
          <w:sz w:val="42"/>
          <w:szCs w:val="42"/>
        </w:rPr>
        <w:pPrChange w:author="Anonymous" w:id="0" w:date="2022-05-06T20:49:52Z">
          <w:pPr>
            <w:pageBreakBefore w:val="0"/>
            <w:spacing w:before="0" w:lineRule="auto"/>
            <w:jc w:val="center"/>
          </w:pPr>
        </w:pPrChange>
      </w:pPr>
      <w:ins w:author="Anonymous" w:id="5" w:date="2022-05-06T20:49:50Z">
        <w:del w:author="Anonymous" w:id="7" w:date="2022-05-06T20:51:29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07">
      <w:pPr>
        <w:pageBreakBefore w:val="0"/>
        <w:spacing w:before="0" w:lineRule="auto"/>
        <w:jc w:val="left"/>
        <w:rPr>
          <w:ins w:author="Anonymous" w:id="5" w:date="2022-05-06T20:49:50Z"/>
          <w:del w:author="Anonymous" w:id="7" w:date="2022-05-06T20:51:29Z"/>
          <w:rFonts w:ascii="Lobster" w:cs="Lobster" w:eastAsia="Lobster" w:hAnsi="Lobster"/>
          <w:color w:val="9900ff"/>
          <w:sz w:val="42"/>
          <w:szCs w:val="42"/>
        </w:rPr>
        <w:pPrChange w:author="Anonymous" w:id="0" w:date="2022-05-06T20:49:52Z">
          <w:pPr>
            <w:pageBreakBefore w:val="0"/>
            <w:spacing w:before="0" w:lineRule="auto"/>
            <w:jc w:val="center"/>
          </w:pPr>
        </w:pPrChange>
      </w:pPr>
      <w:ins w:author="Anonymous" w:id="5" w:date="2022-05-06T20:49:50Z">
        <w:del w:author="Anonymous" w:id="7" w:date="2022-05-06T20:51:29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08">
      <w:pPr>
        <w:pageBreakBefore w:val="0"/>
        <w:spacing w:before="0" w:lineRule="auto"/>
        <w:jc w:val="left"/>
        <w:rPr>
          <w:ins w:author="Anonymous" w:id="5" w:date="2022-05-06T20:49:50Z"/>
          <w:del w:author="Anonymous" w:id="7" w:date="2022-05-06T20:51:29Z"/>
          <w:rFonts w:ascii="Lobster" w:cs="Lobster" w:eastAsia="Lobster" w:hAnsi="Lobster"/>
          <w:color w:val="9900ff"/>
          <w:sz w:val="42"/>
          <w:szCs w:val="42"/>
        </w:rPr>
        <w:pPrChange w:author="Anonymous" w:id="0" w:date="2022-05-06T20:49:52Z">
          <w:pPr>
            <w:pageBreakBefore w:val="0"/>
            <w:spacing w:before="0" w:lineRule="auto"/>
            <w:jc w:val="center"/>
          </w:pPr>
        </w:pPrChange>
      </w:pPr>
      <w:ins w:author="Anonymous" w:id="5" w:date="2022-05-06T20:49:50Z">
        <w:del w:author="Anonymous" w:id="7" w:date="2022-05-06T20:51:29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09">
      <w:pPr>
        <w:pageBreakBefore w:val="0"/>
        <w:spacing w:before="0" w:lineRule="auto"/>
        <w:jc w:val="left"/>
        <w:rPr>
          <w:ins w:author="Anonymous" w:id="5" w:date="2022-05-06T20:49:50Z"/>
          <w:del w:author="Anonymous" w:id="7" w:date="2022-05-06T20:51:29Z"/>
          <w:rFonts w:ascii="Lobster" w:cs="Lobster" w:eastAsia="Lobster" w:hAnsi="Lobster"/>
          <w:color w:val="9900ff"/>
          <w:sz w:val="42"/>
          <w:szCs w:val="42"/>
        </w:rPr>
        <w:pPrChange w:author="Anonymous" w:id="0" w:date="2022-05-06T20:49:52Z">
          <w:pPr>
            <w:pageBreakBefore w:val="0"/>
            <w:spacing w:before="0" w:lineRule="auto"/>
            <w:jc w:val="center"/>
          </w:pPr>
        </w:pPrChange>
      </w:pPr>
      <w:ins w:author="Anonymous" w:id="5" w:date="2022-05-06T20:49:50Z">
        <w:del w:author="Anonymous" w:id="7" w:date="2022-05-06T20:51:29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0A">
      <w:pPr>
        <w:pageBreakBefore w:val="0"/>
        <w:spacing w:before="0" w:lineRule="auto"/>
        <w:jc w:val="left"/>
        <w:rPr>
          <w:ins w:author="Anonymous" w:id="5" w:date="2022-05-06T20:49:50Z"/>
          <w:del w:author="Anonymous" w:id="10" w:date="2022-05-06T20:49:52Z"/>
          <w:rFonts w:ascii="Lobster" w:cs="Lobster" w:eastAsia="Lobster" w:hAnsi="Lobster"/>
          <w:color w:val="9900ff"/>
          <w:sz w:val="42"/>
          <w:szCs w:val="42"/>
        </w:rPr>
        <w:pPrChange w:author="Anonymous" w:id="0" w:date="2022-05-06T20:49:52Z">
          <w:pPr>
            <w:pageBreakBefore w:val="0"/>
            <w:spacing w:before="0" w:lineRule="auto"/>
            <w:jc w:val="center"/>
          </w:pPr>
        </w:pPrChange>
      </w:pPr>
      <w:ins w:author="Anonymous" w:id="5" w:date="2022-05-06T20:49:50Z">
        <w:del w:author="Anonymous" w:id="10" w:date="2022-05-06T20:49:52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0B">
      <w:pPr>
        <w:pageBreakBefore w:val="0"/>
        <w:spacing w:before="0" w:lineRule="auto"/>
        <w:jc w:val="left"/>
        <w:rPr>
          <w:ins w:author="Anonymous" w:id="5" w:date="2022-05-06T20:49:50Z"/>
          <w:del w:author="Anonymous" w:id="10" w:date="2022-05-06T20:49:52Z"/>
          <w:rFonts w:ascii="Lobster" w:cs="Lobster" w:eastAsia="Lobster" w:hAnsi="Lobster"/>
          <w:color w:val="9900ff"/>
          <w:sz w:val="42"/>
          <w:szCs w:val="42"/>
        </w:rPr>
        <w:pPrChange w:author="Anonymous" w:id="0" w:date="2022-05-06T20:49:52Z">
          <w:pPr>
            <w:pageBreakBefore w:val="0"/>
            <w:spacing w:before="0" w:lineRule="auto"/>
            <w:jc w:val="center"/>
          </w:pPr>
        </w:pPrChange>
      </w:pPr>
      <w:ins w:author="Anonymous" w:id="5" w:date="2022-05-06T20:49:50Z">
        <w:del w:author="Anonymous" w:id="10" w:date="2022-05-06T20:49:52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0C">
      <w:pPr>
        <w:pageBreakBefore w:val="0"/>
        <w:spacing w:before="0" w:lineRule="auto"/>
        <w:jc w:val="left"/>
        <w:rPr>
          <w:ins w:author="Burlacu Razvan" w:id="4" w:date="2021-12-06T22:41:36Z"/>
          <w:rFonts w:ascii="Lobster" w:cs="Lobster" w:eastAsia="Lobster" w:hAnsi="Lobster"/>
          <w:color w:val="9900ff"/>
          <w:sz w:val="42"/>
          <w:szCs w:val="42"/>
        </w:rPr>
        <w:pPrChange w:author="Anonymous" w:id="0" w:date="2022-05-06T20:49:51Z">
          <w:pPr>
            <w:pageBreakBefore w:val="0"/>
            <w:spacing w:before="0" w:lineRule="auto"/>
            <w:jc w:val="center"/>
          </w:pPr>
        </w:pPrChange>
      </w:pPr>
      <w:ins w:author="Burlacu Razvan" w:id="4" w:date="2021-12-06T22:41:36Z"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</w:rPr>
          <w:t xml:space="preserve">, </w:t>
        </w:r>
      </w:ins>
      <m:oMath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L</m:t>
          </m:r>
        </w:ins>
      </m:oMath>
      <w:ins w:author="Burlacu Razvan" w:id="4" w:date="2021-12-06T22:41:36Z"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</w:rPr>
          <w:t xml:space="preserve"> matrice inferior triunghiulară, </w:t>
        </w:r>
      </w:ins>
      <m:oMath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U</m:t>
          </m:r>
        </w:ins>
      </m:oMath>
      <w:ins w:author="Burlacu Razvan" w:id="4" w:date="2021-12-06T22:41:36Z"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</w:rPr>
          <w:t xml:space="preserve"> superior triunghiulară (descompune matricea A)</w:t>
        </w:r>
      </w:ins>
    </w:p>
    <w:p w:rsidR="00000000" w:rsidDel="00000000" w:rsidP="00000000" w:rsidRDefault="00000000" w:rsidRPr="00000000" w14:paraId="0000000D">
      <w:pPr>
        <w:spacing w:before="200" w:lineRule="auto"/>
        <w:jc w:val="both"/>
        <w:rPr>
          <w:ins w:author="Burlacu Razvan" w:id="4" w:date="2021-12-06T22:41:36Z"/>
          <w:rFonts w:ascii="Lobster" w:cs="Lobster" w:eastAsia="Lobster" w:hAnsi="Lobster"/>
          <w:color w:val="9900ff"/>
          <w:sz w:val="42"/>
          <w:szCs w:val="42"/>
        </w:rPr>
      </w:pPr>
      <w:ins w:author="Burlacu Razvan" w:id="4" w:date="2021-12-06T22:41:36Z"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</w:rPr>
          <w:t xml:space="preserve">Tipuri: </w:t>
        </w:r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</w:rPr>
          <w:t xml:space="preserve">Crout</w:t>
        </w:r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</w:rPr>
          <w:t xml:space="preserve">, </w:t>
        </w:r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</w:rPr>
          <w:t xml:space="preserve">Doolittle</w:t>
        </w:r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</w:rPr>
          <w:t xml:space="preserve">, </w:t>
        </w:r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</w:rPr>
          <w:t xml:space="preserve">Cholesky</w:t>
        </w:r>
      </w:ins>
    </w:p>
    <w:p w:rsidR="00000000" w:rsidDel="00000000" w:rsidP="00000000" w:rsidRDefault="00000000" w:rsidRPr="00000000" w14:paraId="0000000E">
      <w:pPr>
        <w:spacing w:before="200" w:lineRule="auto"/>
        <w:jc w:val="both"/>
        <w:rPr>
          <w:ins w:author="Burlacu Razvan" w:id="4" w:date="2021-12-06T22:41:36Z"/>
          <w:rFonts w:ascii="Lobster" w:cs="Lobster" w:eastAsia="Lobster" w:hAnsi="Lobster"/>
          <w:color w:val="9900ff"/>
          <w:sz w:val="42"/>
          <w:szCs w:val="42"/>
        </w:rPr>
      </w:pPr>
      <w:ins w:author="Burlacu Razvan" w:id="4" w:date="2021-12-06T22:41:36Z"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</w:rPr>
          <w:t xml:space="preserve">Crout </w:t>
        </w:r>
      </w:ins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200" w:lineRule="auto"/>
        <w:ind w:left="720" w:hanging="360"/>
        <w:jc w:val="both"/>
        <w:rPr>
          <w:ins w:author="Burlacu Razvan" w:id="4" w:date="2021-12-06T22:41:36Z"/>
          <w:color w:val="434343"/>
          <w:shd w:fill="ffde94" w:val="clear"/>
        </w:rPr>
      </w:pPr>
      <w:ins w:author="Burlacu Razvan" w:id="4" w:date="2021-12-06T22:41:36Z"/>
      <m:oMath>
        <m:sSub>
          <m:sSub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b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u</m:t>
              </m:r>
            </w:ins>
          </m:e>
          <m:sub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ii</m:t>
            </m:r>
          </m:sub>
        </m:sSub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=1, i=1:n</m:t>
          </m:r>
        </w:ins>
      </m:oMath>
      <w:ins w:author="Burlacu Razvan" w:id="4" w:date="2021-12-06T22:41:36Z"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</w:rPr>
          <w:t xml:space="preserve">; </w:t>
        </w:r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</w:rPr>
          <w:t xml:space="preserve">Pentru </w:t>
        </w:r>
      </w:ins>
      <m:oMath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p=1:n</m:t>
          </m:r>
        </w:ins>
      </m:oMath>
      <w:ins w:author="Burlacu Razvan" w:id="4" w:date="2021-12-06T22:41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ins w:author="Burlacu Razvan" w:id="4" w:date="2021-12-06T22:41:36Z"/>
          <w:color w:val="434343"/>
          <w:sz w:val="21"/>
          <w:szCs w:val="21"/>
          <w:shd w:fill="ffde94" w:val="clear"/>
        </w:rPr>
      </w:pPr>
      <w:ins w:author="Burlacu Razvan" w:id="4" w:date="2021-12-06T22:41:36Z"/>
      <m:oMath>
        <m:sSub>
          <m:sSub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b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l</m:t>
              </m:r>
            </w:ins>
          </m:e>
          <m:sub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ip</m:t>
            </m:r>
          </m:sub>
        </m:sSub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 = </m:t>
          </m:r>
        </w:ins>
        <m:sSub>
          <m:sSub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b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a</m:t>
              </m:r>
            </w:ins>
          </m:e>
          <m:sub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ip</m:t>
            </m:r>
          </m:sub>
        </m:sSub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 − </m:t>
          </m:r>
        </w:ins>
        <m:nary>
          <m:naryPr>
            <m:chr m:val="∑"/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naryPr>
          <m:sub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k=1</m:t>
              </m:r>
            </w:ins>
          </m:sub>
          <m:sup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p-1</m:t>
            </m:r>
          </m:sup>
        </m:nary>
        <m:sSub>
          <m:sSub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b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l</m:t>
              </m:r>
            </w:ins>
          </m:e>
          <m:sub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ik</m:t>
            </m:r>
          </m:sub>
        </m:sSub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>⋅</m:t>
          </m:r>
        </w:ins>
        <m:sSub>
          <m:sSub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b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u</m:t>
              </m:r>
            </w:ins>
          </m:e>
          <m:sub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kp</m:t>
            </m:r>
          </m:sub>
        </m:sSub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 , i = p : n</m:t>
          </m:r>
        </w:ins>
      </m:oMath>
      <w:ins w:author="Burlacu Razvan" w:id="4" w:date="2021-12-06T22:41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before="0" w:beforeAutospacing="0" w:lineRule="auto"/>
        <w:ind w:left="720" w:hanging="360"/>
        <w:jc w:val="both"/>
        <w:rPr>
          <w:ins w:author="Burlacu Razvan" w:id="4" w:date="2021-12-06T22:41:36Z"/>
          <w:color w:val="434343"/>
          <w:sz w:val="21"/>
          <w:szCs w:val="21"/>
          <w:shd w:fill="ffde94" w:val="clear"/>
        </w:rPr>
      </w:pPr>
      <w:ins w:author="Burlacu Razvan" w:id="4" w:date="2021-12-06T22:41:36Z"/>
      <m:oMath>
        <m:sSub>
          <m:sSub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b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u</m:t>
              </m:r>
            </w:ins>
          </m:e>
          <m:sub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pj</m:t>
            </m:r>
          </m:sub>
        </m:sSub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=</m:t>
          </m:r>
        </w:ins>
        <m:f>
          <m:f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fPr>
          <m:num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1</m:t>
              </m:r>
            </w:ins>
          </m:num>
          <m:den>
            <m:sSub>
              <m:sSubPr>
                <m:ctrlPr>
                  <w:rPr>
                    <w:rFonts w:ascii="Lobster" w:cs="Lobster" w:eastAsia="Lobster" w:hAnsi="Lobster"/>
                    <w:color w:val="9900ff"/>
                    <w:sz w:val="42"/>
                    <w:szCs w:val="42"/>
                  </w:rPr>
                </m:ctrlPr>
              </m:sSubPr>
              <m:e>
                <w:ins w:author="Burlacu Razvan" w:id="4" w:date="2021-12-06T22:41:36Z">
                  <m:r>
                    <w:rPr>
                      <w:rFonts w:ascii="Lobster" w:cs="Lobster" w:eastAsia="Lobster" w:hAnsi="Lobster"/>
                      <w:color w:val="9900ff"/>
                      <w:sz w:val="42"/>
                      <w:szCs w:val="42"/>
                    </w:rPr>
                    <m:t xml:space="preserve">l</m:t>
                  </m:r>
                </w:ins>
              </m:e>
              <m:sub>
                <m:r>
                  <w:rPr>
                    <w:rFonts w:ascii="Lobster" w:cs="Lobster" w:eastAsia="Lobster" w:hAnsi="Lobster"/>
                    <w:color w:val="9900ff"/>
                    <w:sz w:val="42"/>
                    <w:szCs w:val="42"/>
                  </w:rPr>
                  <m:t xml:space="preserve">pp</m:t>
                </m:r>
              </m:sub>
            </m:sSub>
          </m:den>
        </m:f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>⋅</m:t>
          </m:r>
        </w:ins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(</m:t>
          </m:r>
        </w:ins>
        <m:sSub>
          <m:sSub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b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a</m:t>
              </m:r>
            </w:ins>
          </m:e>
          <m:sub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pj</m:t>
            </m:r>
          </m:sub>
        </m:sSub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-</m:t>
          </m:r>
        </w:ins>
        <m:nary>
          <m:naryPr>
            <m:chr m:val="∑"/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naryPr>
          <m:sub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k=1</m:t>
              </m:r>
            </w:ins>
          </m:sub>
          <m:sup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p-1</m:t>
            </m:r>
          </m:sup>
        </m:nary>
        <m:sSub>
          <m:sSub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b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l</m:t>
              </m:r>
            </w:ins>
          </m:e>
          <m:sub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pk</m:t>
            </m:r>
          </m:sub>
        </m:sSub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>⋅</m:t>
          </m:r>
        </w:ins>
        <m:sSub>
          <m:sSub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b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u</m:t>
              </m:r>
            </w:ins>
          </m:e>
          <m:sub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kj</m:t>
            </m:r>
          </m:sub>
        </m:sSub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), j=p+1:n</m:t>
          </m:r>
        </w:ins>
      </m:oMath>
      <w:ins w:author="Burlacu Razvan" w:id="4" w:date="2021-12-06T22:41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2">
      <w:pPr>
        <w:spacing w:before="200" w:lineRule="auto"/>
        <w:jc w:val="both"/>
        <w:rPr>
          <w:ins w:author="Burlacu Razvan" w:id="4" w:date="2021-12-06T22:41:36Z"/>
          <w:rFonts w:ascii="Lobster" w:cs="Lobster" w:eastAsia="Lobster" w:hAnsi="Lobster"/>
          <w:color w:val="9900ff"/>
          <w:sz w:val="42"/>
          <w:szCs w:val="42"/>
        </w:rPr>
      </w:pPr>
      <w:ins w:author="Burlacu Razvan" w:id="4" w:date="2021-12-06T22:41:36Z"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</w:rPr>
          <w:t xml:space="preserve">Doolittle </w:t>
        </w:r>
      </w:ins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00" w:lineRule="auto"/>
        <w:ind w:left="720" w:hanging="360"/>
        <w:jc w:val="both"/>
        <w:rPr>
          <w:ins w:author="Burlacu Razvan" w:id="4" w:date="2021-12-06T22:41:36Z"/>
          <w:color w:val="434343"/>
          <w:shd w:fill="ffde94" w:val="clear"/>
        </w:rPr>
      </w:pPr>
      <w:ins w:author="Burlacu Razvan" w:id="4" w:date="2021-12-06T22:41:36Z"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</w:rPr>
          <w:t xml:space="preserve"> </w:t>
        </w:r>
      </w:ins>
      <m:oMath>
        <m:sSub>
          <m:sSub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b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l</m:t>
              </m:r>
            </w:ins>
          </m:e>
          <m:sub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ii</m:t>
            </m:r>
          </m:sub>
        </m:sSub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=1, i=1:n</m:t>
          </m:r>
        </w:ins>
      </m:oMath>
      <w:ins w:author="Burlacu Razvan" w:id="4" w:date="2021-12-06T22:41:36Z"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</w:rPr>
          <w:t xml:space="preserve">; </w:t>
        </w:r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</w:rPr>
          <w:t xml:space="preserve">Pentru </w:t>
        </w:r>
      </w:ins>
      <m:oMath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p=1:n</m:t>
          </m:r>
        </w:ins>
      </m:oMath>
      <w:ins w:author="Burlacu Razvan" w:id="4" w:date="2021-12-06T22:41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ins w:author="Burlacu Razvan" w:id="4" w:date="2021-12-06T22:41:36Z"/>
          <w:color w:val="434343"/>
          <w:sz w:val="21"/>
          <w:szCs w:val="21"/>
          <w:shd w:fill="ffde94" w:val="clear"/>
        </w:rPr>
      </w:pPr>
      <w:ins w:author="Burlacu Razvan" w:id="4" w:date="2021-12-06T22:41:36Z"/>
      <m:oMath>
        <m:sSub>
          <m:sSub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b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u</m:t>
              </m:r>
            </w:ins>
          </m:e>
          <m:sub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pj</m:t>
            </m:r>
          </m:sub>
        </m:sSub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 = </m:t>
          </m:r>
        </w:ins>
        <m:sSub>
          <m:sSub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b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a</m:t>
              </m:r>
            </w:ins>
          </m:e>
          <m:sub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pj</m:t>
            </m:r>
          </m:sub>
        </m:sSub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 − </m:t>
          </m:r>
        </w:ins>
        <m:nary>
          <m:naryPr>
            <m:chr m:val="∑"/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naryPr>
          <m:sub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k=1</m:t>
              </m:r>
            </w:ins>
          </m:sub>
          <m:sup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p-1</m:t>
            </m:r>
          </m:sup>
        </m:nary>
        <m:sSub>
          <m:sSub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b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l</m:t>
              </m:r>
            </w:ins>
          </m:e>
          <m:sub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pk</m:t>
            </m:r>
          </m:sub>
        </m:sSub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>⋅</m:t>
          </m:r>
        </w:ins>
        <m:sSub>
          <m:sSub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b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u</m:t>
              </m:r>
            </w:ins>
          </m:e>
          <m:sub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kj</m:t>
            </m:r>
          </m:sub>
        </m:sSub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 , j = p : n</m:t>
          </m:r>
        </w:ins>
      </m:oMath>
      <w:ins w:author="Burlacu Razvan" w:id="4" w:date="2021-12-06T22:41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before="0" w:beforeAutospacing="0" w:lineRule="auto"/>
        <w:ind w:left="720" w:hanging="360"/>
        <w:jc w:val="both"/>
        <w:rPr>
          <w:ins w:author="Burlacu Razvan" w:id="4" w:date="2021-12-06T22:41:36Z"/>
          <w:color w:val="434343"/>
          <w:sz w:val="21"/>
          <w:szCs w:val="21"/>
          <w:shd w:fill="ffde94" w:val="clear"/>
        </w:rPr>
      </w:pPr>
      <w:ins w:author="Burlacu Razvan" w:id="4" w:date="2021-12-06T22:41:36Z"/>
      <m:oMath>
        <m:sSub>
          <m:sSub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b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l</m:t>
              </m:r>
            </w:ins>
          </m:e>
          <m:sub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ip</m:t>
            </m:r>
          </m:sub>
        </m:sSub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=</m:t>
          </m:r>
        </w:ins>
        <m:f>
          <m:f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fPr>
          <m:num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1</m:t>
              </m:r>
            </w:ins>
          </m:num>
          <m:den>
            <m:sSub>
              <m:sSubPr>
                <m:ctrlPr>
                  <w:rPr>
                    <w:rFonts w:ascii="Lobster" w:cs="Lobster" w:eastAsia="Lobster" w:hAnsi="Lobster"/>
                    <w:color w:val="9900ff"/>
                    <w:sz w:val="42"/>
                    <w:szCs w:val="42"/>
                  </w:rPr>
                </m:ctrlPr>
              </m:sSubPr>
              <m:e>
                <w:ins w:author="Burlacu Razvan" w:id="4" w:date="2021-12-06T22:41:36Z">
                  <m:r>
                    <w:rPr>
                      <w:rFonts w:ascii="Lobster" w:cs="Lobster" w:eastAsia="Lobster" w:hAnsi="Lobster"/>
                      <w:color w:val="9900ff"/>
                      <w:sz w:val="42"/>
                      <w:szCs w:val="42"/>
                    </w:rPr>
                    <m:t xml:space="preserve">u</m:t>
                  </m:r>
                </w:ins>
              </m:e>
              <m:sub>
                <m:r>
                  <w:rPr>
                    <w:rFonts w:ascii="Lobster" w:cs="Lobster" w:eastAsia="Lobster" w:hAnsi="Lobster"/>
                    <w:color w:val="9900ff"/>
                    <w:sz w:val="42"/>
                    <w:szCs w:val="42"/>
                  </w:rPr>
                  <m:t xml:space="preserve">pp</m:t>
                </m:r>
              </m:sub>
            </m:sSub>
          </m:den>
        </m:f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>⋅</m:t>
          </m:r>
        </w:ins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(</m:t>
          </m:r>
        </w:ins>
        <m:sSub>
          <m:sSub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b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a</m:t>
              </m:r>
            </w:ins>
          </m:e>
          <m:sub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ip</m:t>
            </m:r>
          </m:sub>
        </m:sSub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-</m:t>
          </m:r>
        </w:ins>
        <m:nary>
          <m:naryPr>
            <m:chr m:val="∑"/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naryPr>
          <m:sub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k=1</m:t>
              </m:r>
            </w:ins>
          </m:sub>
          <m:sup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p-1</m:t>
            </m:r>
          </m:sup>
        </m:nary>
        <m:sSub>
          <m:sSub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b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l</m:t>
              </m:r>
            </w:ins>
          </m:e>
          <m:sub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ik</m:t>
            </m:r>
          </m:sub>
        </m:sSub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>⋅</m:t>
          </m:r>
        </w:ins>
        <m:sSub>
          <m:sSub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b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u</m:t>
              </m:r>
            </w:ins>
          </m:e>
          <m:sub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kp</m:t>
            </m:r>
          </m:sub>
        </m:sSub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), i=p+1:n</m:t>
          </m:r>
        </w:ins>
      </m:oMath>
      <w:ins w:author="Burlacu Razvan" w:id="4" w:date="2021-12-06T22:41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6">
      <w:pPr>
        <w:spacing w:before="200" w:lineRule="auto"/>
        <w:jc w:val="both"/>
        <w:rPr>
          <w:ins w:author="Burlacu Razvan" w:id="4" w:date="2021-12-06T22:41:36Z"/>
          <w:rFonts w:ascii="Lobster" w:cs="Lobster" w:eastAsia="Lobster" w:hAnsi="Lobster"/>
          <w:color w:val="9900ff"/>
          <w:sz w:val="42"/>
          <w:szCs w:val="42"/>
        </w:rPr>
      </w:pPr>
      <w:ins w:author="Burlacu Razvan" w:id="4" w:date="2021-12-06T22:41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7">
      <w:pPr>
        <w:spacing w:before="200" w:lineRule="auto"/>
        <w:jc w:val="both"/>
        <w:rPr>
          <w:ins w:author="Burlacu Razvan" w:id="4" w:date="2021-12-06T22:41:36Z"/>
          <w:rFonts w:ascii="Lobster" w:cs="Lobster" w:eastAsia="Lobster" w:hAnsi="Lobster"/>
          <w:color w:val="9900ff"/>
          <w:sz w:val="42"/>
          <w:szCs w:val="42"/>
        </w:rPr>
      </w:pPr>
      <w:ins w:author="Burlacu Razvan" w:id="4" w:date="2021-12-06T22:41:36Z"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</w:rPr>
          <w:t xml:space="preserve">Cholesky </w:t>
        </w:r>
      </w:ins>
    </w:p>
    <w:p w:rsidR="00000000" w:rsidDel="00000000" w:rsidP="00000000" w:rsidRDefault="00000000" w:rsidRPr="00000000" w14:paraId="00000018">
      <w:pPr>
        <w:spacing w:before="200" w:lineRule="auto"/>
        <w:jc w:val="both"/>
        <w:rPr>
          <w:ins w:author="Burlacu Razvan" w:id="4" w:date="2021-12-06T22:41:36Z"/>
          <w:rFonts w:ascii="Lobster" w:cs="Lobster" w:eastAsia="Lobster" w:hAnsi="Lobster"/>
          <w:color w:val="9900ff"/>
          <w:sz w:val="42"/>
          <w:szCs w:val="42"/>
        </w:rPr>
      </w:pPr>
      <w:ins w:author="Burlacu Razvan" w:id="4" w:date="2021-12-06T22:41:36Z"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</w:rPr>
          <w:t xml:space="preserve">- </w:t>
        </w:r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</w:rPr>
          <w:t xml:space="preserve">condiții necesare: </w:t>
        </w:r>
      </w:ins>
      <m:oMath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U=</m:t>
          </m:r>
        </w:ins>
        <m:sSup>
          <m:sSup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p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L</m:t>
              </m:r>
            </w:ins>
          </m:e>
          <m:sup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T</m:t>
            </m:r>
          </m:sup>
        </m:sSup>
      </m:oMath>
      <w:ins w:author="Burlacu Razvan" w:id="4" w:date="2021-12-06T22:41:36Z"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</w:rPr>
          <w:t xml:space="preserve">, adică </w:t>
        </w:r>
      </w:ins>
      <m:oMath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A=</m:t>
          </m:r>
        </w:ins>
        <m:sSup>
          <m:sSup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p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A</m:t>
              </m:r>
            </w:ins>
          </m:e>
          <m:sup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T</m:t>
            </m:r>
          </m:sup>
        </m:sSup>
      </m:oMath>
      <w:ins w:author="Burlacu Razvan" w:id="4" w:date="2021-12-06T22:41:36Z"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</w:rPr>
          <w:t xml:space="preserve">(matrice simetrică) și pozitiv definită </w:t>
        </w:r>
      </w:ins>
      <m:oMath>
        <m:sSup>
          <m:sSup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p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x</m:t>
              </m:r>
            </w:ins>
          </m:e>
          <m:sup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T</m:t>
            </m:r>
          </m:sup>
        </m:sSup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Ax&gt;0, </m:t>
          </m:r>
        </w:ins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>∀</m:t>
          </m:r>
        </w:ins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x</m:t>
          </m:r>
        </w:ins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>∈</m:t>
          </m:r>
        </w:ins>
        <m:sSup>
          <m:sSup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p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R</m:t>
              </m:r>
            </w:ins>
          </m:e>
          <m:sup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n</m:t>
            </m:r>
          </m:sup>
        </m:sSup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, x</m:t>
          </m:r>
        </w:ins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>≠</m:t>
          </m:r>
        </w:ins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0</m:t>
          </m:r>
        </w:ins>
      </m:oMath>
      <w:ins w:author="Burlacu Razvan" w:id="4" w:date="2021-12-06T22:41:36Z"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</w:rPr>
          <w:t xml:space="preserve">.</w:t>
        </w:r>
      </w:ins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200" w:lineRule="auto"/>
        <w:ind w:left="720" w:hanging="360"/>
        <w:jc w:val="center"/>
        <w:rPr>
          <w:ins w:author="Burlacu Razvan" w:id="4" w:date="2021-12-06T22:41:36Z"/>
          <w:color w:val="434343"/>
          <w:shd w:fill="ffde94" w:val="clear"/>
        </w:rPr>
      </w:pPr>
      <w:ins w:author="Burlacu Razvan" w:id="4" w:date="2021-12-06T22:41:36Z"/>
      <m:oMath>
        <m:sSub>
          <m:sSub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b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l</m:t>
              </m:r>
            </w:ins>
          </m:e>
          <m:sub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ij</m:t>
            </m:r>
          </m:sub>
        </m:sSub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=</m:t>
          </m:r>
        </w:ins>
        <m:f>
          <m:f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fPr>
          <m:num>
            <m:sSub>
              <m:sSubPr>
                <m:ctrlPr>
                  <w:rPr>
                    <w:rFonts w:ascii="Lobster" w:cs="Lobster" w:eastAsia="Lobster" w:hAnsi="Lobster"/>
                    <w:color w:val="9900ff"/>
                    <w:sz w:val="42"/>
                    <w:szCs w:val="42"/>
                  </w:rPr>
                </m:ctrlPr>
              </m:sSubPr>
              <m:e>
                <w:ins w:author="Burlacu Razvan" w:id="4" w:date="2021-12-06T22:41:36Z">
                  <m:r>
                    <w:rPr>
                      <w:rFonts w:ascii="Lobster" w:cs="Lobster" w:eastAsia="Lobster" w:hAnsi="Lobster"/>
                      <w:color w:val="9900ff"/>
                      <w:sz w:val="42"/>
                      <w:szCs w:val="42"/>
                    </w:rPr>
                    <m:t xml:space="preserve">a</m:t>
                  </m:r>
                </w:ins>
              </m:e>
              <m:sub>
                <m:r>
                  <w:rPr>
                    <w:rFonts w:ascii="Lobster" w:cs="Lobster" w:eastAsia="Lobster" w:hAnsi="Lobster"/>
                    <w:color w:val="9900ff"/>
                    <w:sz w:val="42"/>
                    <w:szCs w:val="42"/>
                  </w:rPr>
                  <m:t xml:space="preserve">ij</m:t>
                </m:r>
              </m:sub>
            </m:sSub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-</m:t>
              </m:r>
            </w:ins>
            <m:nary>
              <m:naryPr>
                <m:chr m:val="∑"/>
                <m:ctrlPr>
                  <w:rPr>
                    <w:rFonts w:ascii="Lobster" w:cs="Lobster" w:eastAsia="Lobster" w:hAnsi="Lobster"/>
                    <w:color w:val="9900ff"/>
                    <w:sz w:val="42"/>
                    <w:szCs w:val="42"/>
                  </w:rPr>
                </m:ctrlPr>
              </m:naryPr>
              <m:sub>
                <w:ins w:author="Burlacu Razvan" w:id="4" w:date="2021-12-06T22:41:36Z">
                  <m:r>
                    <w:rPr>
                      <w:rFonts w:ascii="Lobster" w:cs="Lobster" w:eastAsia="Lobster" w:hAnsi="Lobster"/>
                      <w:color w:val="9900ff"/>
                      <w:sz w:val="42"/>
                      <w:szCs w:val="42"/>
                    </w:rPr>
                    <m:t xml:space="preserve">k=1</m:t>
                  </m:r>
                </w:ins>
              </m:sub>
              <m:sup>
                <m:r>
                  <w:rPr>
                    <w:rFonts w:ascii="Lobster" w:cs="Lobster" w:eastAsia="Lobster" w:hAnsi="Lobster"/>
                    <w:color w:val="9900ff"/>
                    <w:sz w:val="42"/>
                    <w:szCs w:val="42"/>
                  </w:rPr>
                  <m:t xml:space="preserve">j-1</m:t>
                </m:r>
              </m:sup>
            </m:nary>
            <m:sSub>
              <m:sSubPr>
                <m:ctrlPr>
                  <w:rPr>
                    <w:rFonts w:ascii="Lobster" w:cs="Lobster" w:eastAsia="Lobster" w:hAnsi="Lobster"/>
                    <w:color w:val="9900ff"/>
                    <w:sz w:val="42"/>
                    <w:szCs w:val="42"/>
                  </w:rPr>
                </m:ctrlPr>
              </m:sSubPr>
              <m:e>
                <w:ins w:author="Burlacu Razvan" w:id="4" w:date="2021-12-06T22:41:36Z">
                  <m:r>
                    <w:rPr>
                      <w:rFonts w:ascii="Lobster" w:cs="Lobster" w:eastAsia="Lobster" w:hAnsi="Lobster"/>
                      <w:color w:val="9900ff"/>
                      <w:sz w:val="42"/>
                      <w:szCs w:val="42"/>
                    </w:rPr>
                    <m:t xml:space="preserve">l</m:t>
                  </m:r>
                </w:ins>
              </m:e>
              <m:sub>
                <m:r>
                  <w:rPr>
                    <w:rFonts w:ascii="Lobster" w:cs="Lobster" w:eastAsia="Lobster" w:hAnsi="Lobster"/>
                    <w:color w:val="9900ff"/>
                    <w:sz w:val="42"/>
                    <w:szCs w:val="42"/>
                  </w:rPr>
                  <m:t xml:space="preserve">ik</m:t>
                </m:r>
              </m:sub>
            </m:sSub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>⋅</m:t>
              </m:r>
            </w:ins>
            <m:sSub>
              <m:sSubPr>
                <m:ctrlPr>
                  <w:rPr>
                    <w:rFonts w:ascii="Lobster" w:cs="Lobster" w:eastAsia="Lobster" w:hAnsi="Lobster"/>
                    <w:color w:val="9900ff"/>
                    <w:sz w:val="42"/>
                    <w:szCs w:val="42"/>
                  </w:rPr>
                </m:ctrlPr>
              </m:sSubPr>
              <m:e>
                <w:ins w:author="Burlacu Razvan" w:id="4" w:date="2021-12-06T22:41:36Z">
                  <m:r>
                    <w:rPr>
                      <w:rFonts w:ascii="Lobster" w:cs="Lobster" w:eastAsia="Lobster" w:hAnsi="Lobster"/>
                      <w:color w:val="9900ff"/>
                      <w:sz w:val="42"/>
                      <w:szCs w:val="42"/>
                    </w:rPr>
                    <m:t xml:space="preserve">l</m:t>
                  </m:r>
                </w:ins>
              </m:e>
              <m:sub>
                <m:r>
                  <w:rPr>
                    <w:rFonts w:ascii="Lobster" w:cs="Lobster" w:eastAsia="Lobster" w:hAnsi="Lobster"/>
                    <w:color w:val="9900ff"/>
                    <w:sz w:val="42"/>
                    <w:szCs w:val="42"/>
                  </w:rPr>
                  <m:t xml:space="preserve">jk</m:t>
                </m:r>
              </m:sub>
            </m:sSub>
          </m:num>
          <m:den>
            <m:sSub>
              <m:sSubPr>
                <m:ctrlPr>
                  <w:rPr>
                    <w:rFonts w:ascii="Lobster" w:cs="Lobster" w:eastAsia="Lobster" w:hAnsi="Lobster"/>
                    <w:color w:val="9900ff"/>
                    <w:sz w:val="42"/>
                    <w:szCs w:val="42"/>
                  </w:rPr>
                </m:ctrlPr>
              </m:sSubPr>
              <m:e>
                <w:ins w:author="Burlacu Razvan" w:id="4" w:date="2021-12-06T22:41:36Z">
                  <m:r>
                    <w:rPr>
                      <w:rFonts w:ascii="Lobster" w:cs="Lobster" w:eastAsia="Lobster" w:hAnsi="Lobster"/>
                      <w:color w:val="9900ff"/>
                      <w:sz w:val="42"/>
                      <w:szCs w:val="42"/>
                    </w:rPr>
                    <m:t xml:space="preserve">l</m:t>
                  </m:r>
                </w:ins>
              </m:e>
              <m:sub>
                <m:r>
                  <w:rPr>
                    <w:rFonts w:ascii="Lobster" w:cs="Lobster" w:eastAsia="Lobster" w:hAnsi="Lobster"/>
                    <w:color w:val="9900ff"/>
                    <w:sz w:val="42"/>
                    <w:szCs w:val="42"/>
                  </w:rPr>
                  <m:t xml:space="preserve">jj</m:t>
                </m:r>
              </m:sub>
            </m:sSub>
          </m:den>
        </m:f>
      </m:oMath>
      <w:ins w:author="Burlacu Razvan" w:id="4" w:date="2021-12-06T22:41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before="0" w:beforeAutospacing="0" w:lineRule="auto"/>
        <w:ind w:left="720" w:hanging="360"/>
        <w:jc w:val="center"/>
        <w:rPr>
          <w:ins w:author="Burlacu Razvan" w:id="4" w:date="2021-12-06T22:41:36Z"/>
          <w:color w:val="434343"/>
          <w:shd w:fill="ffde94" w:val="clear"/>
        </w:rPr>
      </w:pPr>
      <w:ins w:author="Burlacu Razvan" w:id="4" w:date="2021-12-06T22:41:36Z"/>
      <m:oMath>
        <m:sSub>
          <m:sSubPr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sSubPr>
          <m:e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l</m:t>
              </m:r>
            </w:ins>
          </m:e>
          <m:sub>
            <m:r>
              <w:rPr>
                <w:rFonts w:ascii="Lobster" w:cs="Lobster" w:eastAsia="Lobster" w:hAnsi="Lobster"/>
                <w:color w:val="9900ff"/>
                <w:sz w:val="42"/>
                <w:szCs w:val="42"/>
              </w:rPr>
              <m:t xml:space="preserve">ii</m:t>
            </m:r>
          </m:sub>
        </m:sSub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=</m:t>
          </m:r>
        </w:ins>
        <m:rad>
          <m:radPr>
            <m:degHide m:val="1"/>
            <m:ctrlPr>
              <w:rPr>
                <w:rFonts w:ascii="Lobster" w:cs="Lobster" w:eastAsia="Lobster" w:hAnsi="Lobster"/>
                <w:color w:val="9900ff"/>
                <w:sz w:val="42"/>
                <w:szCs w:val="42"/>
              </w:rPr>
            </m:ctrlPr>
          </m:radPr>
          <m:e>
            <m:sSub>
              <m:sSubPr>
                <m:ctrlPr>
                  <w:rPr>
                    <w:rFonts w:ascii="Lobster" w:cs="Lobster" w:eastAsia="Lobster" w:hAnsi="Lobster"/>
                    <w:color w:val="9900ff"/>
                    <w:sz w:val="42"/>
                    <w:szCs w:val="42"/>
                  </w:rPr>
                </m:ctrlPr>
              </m:sSubPr>
              <m:e>
                <w:ins w:author="Burlacu Razvan" w:id="4" w:date="2021-12-06T22:41:36Z">
                  <m:r>
                    <w:rPr>
                      <w:rFonts w:ascii="Lobster" w:cs="Lobster" w:eastAsia="Lobster" w:hAnsi="Lobster"/>
                      <w:color w:val="9900ff"/>
                      <w:sz w:val="42"/>
                      <w:szCs w:val="42"/>
                    </w:rPr>
                    <m:t xml:space="preserve">a</m:t>
                  </m:r>
                </w:ins>
              </m:e>
              <m:sub>
                <m:r>
                  <w:rPr>
                    <w:rFonts w:ascii="Lobster" w:cs="Lobster" w:eastAsia="Lobster" w:hAnsi="Lobster"/>
                    <w:color w:val="9900ff"/>
                    <w:sz w:val="42"/>
                    <w:szCs w:val="42"/>
                  </w:rPr>
                  <m:t xml:space="preserve">ii</m:t>
                </m:r>
              </m:sub>
            </m:sSub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-</m:t>
              </m:r>
            </w:ins>
            <m:nary>
              <m:naryPr>
                <m:chr m:val="∑"/>
                <m:ctrlPr>
                  <w:rPr>
                    <w:rFonts w:ascii="Lobster" w:cs="Lobster" w:eastAsia="Lobster" w:hAnsi="Lobster"/>
                    <w:color w:val="9900ff"/>
                    <w:sz w:val="42"/>
                    <w:szCs w:val="42"/>
                  </w:rPr>
                </m:ctrlPr>
              </m:naryPr>
              <m:sub>
                <w:ins w:author="Burlacu Razvan" w:id="4" w:date="2021-12-06T22:41:36Z">
                  <m:r>
                    <w:rPr>
                      <w:rFonts w:ascii="Lobster" w:cs="Lobster" w:eastAsia="Lobster" w:hAnsi="Lobster"/>
                      <w:color w:val="9900ff"/>
                      <w:sz w:val="42"/>
                      <w:szCs w:val="42"/>
                    </w:rPr>
                    <m:t xml:space="preserve">k=1</m:t>
                  </m:r>
                </w:ins>
              </m:sub>
              <m:sup>
                <m:r>
                  <w:rPr>
                    <w:rFonts w:ascii="Lobster" w:cs="Lobster" w:eastAsia="Lobster" w:hAnsi="Lobster"/>
                    <w:color w:val="9900ff"/>
                    <w:sz w:val="42"/>
                    <w:szCs w:val="42"/>
                  </w:rPr>
                  <m:t xml:space="preserve">i-1</m:t>
                </m:r>
              </m:sup>
            </m:nary>
            <m:sSub>
              <m:sSubPr>
                <m:ctrlPr>
                  <w:rPr>
                    <w:rFonts w:ascii="Lobster" w:cs="Lobster" w:eastAsia="Lobster" w:hAnsi="Lobster"/>
                    <w:color w:val="9900ff"/>
                    <w:sz w:val="42"/>
                    <w:szCs w:val="42"/>
                  </w:rPr>
                </m:ctrlPr>
              </m:sSubPr>
              <m:e>
                <m:sSup>
                  <m:sSupPr>
                    <m:ctrlPr>
                      <w:rPr>
                        <w:rFonts w:ascii="Lobster" w:cs="Lobster" w:eastAsia="Lobster" w:hAnsi="Lobster"/>
                        <w:color w:val="9900ff"/>
                        <w:sz w:val="42"/>
                        <w:szCs w:val="42"/>
                      </w:rPr>
                    </m:ctrlPr>
                  </m:sSupPr>
                  <m:e>
                    <w:ins w:author="Burlacu Razvan" w:id="4" w:date="2021-12-06T22:41:36Z">
                      <m:r>
                        <w:rPr>
                          <w:rFonts w:ascii="Lobster" w:cs="Lobster" w:eastAsia="Lobster" w:hAnsi="Lobster"/>
                          <w:color w:val="9900ff"/>
                          <w:sz w:val="42"/>
                          <w:szCs w:val="42"/>
                        </w:rPr>
                        <m:t xml:space="preserve">l</m:t>
                      </m:r>
                    </w:ins>
                  </m:e>
                  <m:sup>
                    <m:r>
                      <w:rPr>
                        <w:rFonts w:ascii="Lobster" w:cs="Lobster" w:eastAsia="Lobster" w:hAnsi="Lobster"/>
                        <w:color w:val="9900ff"/>
                        <w:sz w:val="42"/>
                        <w:szCs w:val="42"/>
                      </w:rPr>
                      <m:t xml:space="preserve">2</m:t>
                    </m:r>
                  </m:sup>
                </m:sSup>
              </m:e>
              <m:sub>
                <m:r>
                  <w:rPr>
                    <w:rFonts w:ascii="Lobster" w:cs="Lobster" w:eastAsia="Lobster" w:hAnsi="Lobster"/>
                    <w:color w:val="9900ff"/>
                    <w:sz w:val="42"/>
                    <w:szCs w:val="42"/>
                  </w:rPr>
                  <m:t xml:space="preserve">ik</m:t>
                </m:r>
              </m:sub>
            </m:sSub>
            <w:ins w:author="Burlacu Razvan" w:id="4" w:date="2021-12-06T22:41:36Z">
              <m:r>
                <w:rPr>
                  <w:rFonts w:ascii="Lobster" w:cs="Lobster" w:eastAsia="Lobster" w:hAnsi="Lobster"/>
                  <w:color w:val="9900ff"/>
                  <w:sz w:val="42"/>
                  <w:szCs w:val="42"/>
                </w:rPr>
                <m:t xml:space="preserve">   </m:t>
              </m:r>
            </w:ins>
          </m:e>
        </m:rad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   </m:t>
          </m:r>
        </w:ins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j=1</m:t>
          </m:r>
        </w:ins>
        <w:ins w:author="Burlacu Razvan" w:id="4" w:date="2021-12-06T22:41:36Z">
          <m:r>
            <w:rPr>
              <w:rFonts w:ascii="Lobster" w:cs="Lobster" w:eastAsia="Lobster" w:hAnsi="Lobster"/>
              <w:color w:val="9900ff"/>
              <w:sz w:val="42"/>
              <w:szCs w:val="42"/>
            </w:rPr>
            <m:t xml:space="preserve">:i-1</m:t>
          </m:r>
        </w:ins>
      </m:oMath>
      <w:ins w:author="Burlacu Razvan" w:id="4" w:date="2021-12-06T22:41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B">
      <w:pPr>
        <w:spacing w:before="200" w:lineRule="auto"/>
        <w:jc w:val="both"/>
        <w:rPr>
          <w:ins w:author="Burlacu Razvan" w:id="4" w:date="2021-12-06T22:41:36Z"/>
          <w:rFonts w:ascii="Lobster" w:cs="Lobster" w:eastAsia="Lobster" w:hAnsi="Lobster"/>
          <w:color w:val="9900ff"/>
          <w:sz w:val="42"/>
          <w:szCs w:val="42"/>
        </w:rPr>
      </w:pPr>
      <w:ins w:author="Burlacu Razvan" w:id="4" w:date="2021-12-06T22:41:36Z">
        <w:r w:rsidDel="00000000" w:rsidR="00000000" w:rsidRPr="00000000">
          <w:pict>
            <v:rect style="width:0.0pt;height:1.5pt" o:hr="t" o:hrstd="t" o:hralign="center" fillcolor="#A0A0A0" stroked="f"/>
          </w:pic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C">
      <w:pPr>
        <w:spacing w:before="200" w:lineRule="auto"/>
        <w:jc w:val="center"/>
        <w:rPr>
          <w:ins w:author="Burlacu Razvan" w:id="4" w:date="2021-12-06T22:41:36Z"/>
          <w:rFonts w:ascii="Lobster" w:cs="Lobster" w:eastAsia="Lobster" w:hAnsi="Lobster"/>
          <w:color w:val="9900ff"/>
          <w:sz w:val="42"/>
          <w:szCs w:val="42"/>
        </w:rPr>
      </w:pPr>
      <w:ins w:author="Burlacu Razvan" w:id="4" w:date="2021-12-06T22:41:36Z">
        <w:r w:rsidDel="00000000" w:rsidR="00000000" w:rsidRPr="00000000">
          <w:rPr>
            <w:rFonts w:ascii="Lobster" w:cs="Lobster" w:eastAsia="Lobster" w:hAnsi="Lobster"/>
            <w:color w:val="9900ff"/>
            <w:sz w:val="42"/>
            <w:szCs w:val="42"/>
            <w:rtl w:val="0"/>
          </w:rPr>
          <w:t xml:space="preserve">Rezolvarea sistemelor triunghiulare</w:t>
        </w:r>
      </w:ins>
    </w:p>
    <w:p w:rsidR="00000000" w:rsidDel="00000000" w:rsidP="00000000" w:rsidRDefault="00000000" w:rsidRPr="00000000" w14:paraId="0000001D">
      <w:pPr>
        <w:pageBreakBefore w:val="0"/>
        <w:spacing w:before="0" w:lineRule="auto"/>
        <w:jc w:val="center"/>
        <w:rPr>
          <w:color w:val="434343"/>
          <w:sz w:val="19"/>
          <w:szCs w:val="19"/>
          <w:rPrChange w:author="Burlacu Razvan" w:id="12" w:date="2021-12-06T22:41:36Z">
            <w:rPr>
              <w:rFonts w:ascii="Lobster" w:cs="Lobster" w:eastAsia="Lobster" w:hAnsi="Lobster"/>
              <w:color w:val="9900ff"/>
              <w:sz w:val="42"/>
              <w:szCs w:val="42"/>
            </w:rPr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before="0" w:lineRule="auto"/>
        <w:jc w:val="center"/>
        <w:rPr>
          <w:rFonts w:ascii="Lobster" w:cs="Lobster" w:eastAsia="Lobster" w:hAnsi="Lobster"/>
          <w:color w:val="9900ff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a64d79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a64d79"/>
          <w:sz w:val="24"/>
          <w:szCs w:val="24"/>
          <w:rtl w:val="0"/>
        </w:rPr>
        <w:t xml:space="preserve">Metode de rezolvare           Sisteme de ecuații liniare Ax=b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"/>
        </w:numPr>
        <w:spacing w:before="200" w:lineRule="auto"/>
        <w:ind w:left="283.46456692913375" w:hanging="359.9999999999999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Metode exacte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- </w:t>
      </w:r>
      <m:oMath>
        <m:r>
          <w:rPr>
            <w:color w:val="434343"/>
            <w:sz w:val="19"/>
            <w:szCs w:val="19"/>
          </w:rPr>
          <m:t xml:space="preserve">Complexitate O(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n</m:t>
            </m:r>
          </m:e>
          <m:sup>
            <m:r>
              <w:rPr>
                <w:color w:val="434343"/>
                <w:sz w:val="19"/>
                <w:szCs w:val="19"/>
              </w:rPr>
              <m:t xml:space="preserve">3</m:t>
            </m:r>
          </m:sup>
        </m:sSup>
        <m:r>
          <w:rPr>
            <w:color w:val="434343"/>
            <w:sz w:val="19"/>
            <w:szCs w:val="19"/>
          </w:rPr>
          <m:t xml:space="preserve">)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- furnizează soluția exactă a sistemului dacă se neglijează erorile de rotunjire-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factorizarea LU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(Crout, Doolittle, Cholesky) sau pe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factorizarea ortogonală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(Householder, Givens, Gram-Schimdt); aplicabilitate n&lt;1000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"/>
        </w:numPr>
        <w:spacing w:before="200" w:lineRule="auto"/>
        <w:ind w:left="283.46456692913375" w:hanging="359.9999999999999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Metodele directe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- aduc sistemul prin transformări de echivalență, la un sistem particular (diagonal, triunghiular, etc) care se rezolvă cu mijloace elementare -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eliminări Gaussiene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: pivotare parțială (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GPP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), pivotare totală sau completă (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GPT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), pivotare parțială cu pivot scalat pe coloană (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GPPS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4"/>
        </w:numPr>
        <w:spacing w:before="200" w:lineRule="auto"/>
        <w:ind w:left="283.46456692913375" w:hanging="359.9999999999999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Metode aproximative / iterative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-  care construiesc un  șir, convergent către soluția exactă a sistemului (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Jacobi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,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Gauss-Siedel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,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Suprarelaxare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3">
      <w:pPr>
        <w:pageBreakBefore w:val="0"/>
        <w:spacing w:before="200" w:lineRule="auto"/>
        <w:ind w:left="283.46456692913375" w:hanging="359.9999999999999"/>
        <w:jc w:val="both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before="200" w:lineRule="auto"/>
        <w:ind w:left="0" w:firstLine="0"/>
        <w:jc w:val="center"/>
        <w:rPr>
          <w:color w:val="434343"/>
          <w:sz w:val="19"/>
          <w:szCs w:val="19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Factorizarea 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before="200" w:lineRule="auto"/>
        <w:jc w:val="both"/>
        <w:rPr>
          <w:del w:author="Burlacu Razvan" w:id="4" w:date="2021-12-06T22:41:36Z"/>
          <w:color w:val="434343"/>
          <w:sz w:val="19"/>
          <w:szCs w:val="19"/>
        </w:rPr>
      </w:pPr>
      <w:del w:author="Burlacu Razvan" w:id="4" w:date="2021-12-06T22:41:36Z"/>
      <m:oMath>
        <w:del w:author="Burlacu Razvan" w:id="4" w:date="2021-12-06T22:41:36Z">
          <m:r>
            <w:rPr>
              <w:color w:val="434343"/>
              <w:sz w:val="19"/>
              <w:szCs w:val="19"/>
            </w:rPr>
            <m:t xml:space="preserve">A = LU</m:t>
          </m:r>
        </w:del>
      </m:oMath>
      <w:del w:author="Burlacu Razvan" w:id="4" w:date="2021-12-06T22:41:36Z"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, </w:delText>
        </w:r>
      </w:del>
      <m:oMath>
        <w:del w:author="Burlacu Razvan" w:id="4" w:date="2021-12-06T22:41:36Z">
          <m:r>
            <w:rPr>
              <w:color w:val="434343"/>
              <w:sz w:val="19"/>
              <w:szCs w:val="19"/>
            </w:rPr>
            <m:t xml:space="preserve">L</m:t>
          </m:r>
        </w:del>
      </m:oMath>
      <w:del w:author="Burlacu Razvan" w:id="4" w:date="2021-12-06T22:41:36Z"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 matrice inferior triunghiulară, </w:delText>
        </w:r>
      </w:del>
      <m:oMath>
        <w:del w:author="Burlacu Razvan" w:id="4" w:date="2021-12-06T22:41:36Z">
          <m:r>
            <w:rPr>
              <w:color w:val="434343"/>
              <w:sz w:val="19"/>
              <w:szCs w:val="19"/>
            </w:rPr>
            <m:t xml:space="preserve">U</m:t>
          </m:r>
        </w:del>
      </m:oMath>
      <w:del w:author="Burlacu Razvan" w:id="4" w:date="2021-12-06T22:41:36Z"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 superior triunghiulară (descompune matricea A)</w:delText>
        </w:r>
      </w:del>
    </w:p>
    <w:p w:rsidR="00000000" w:rsidDel="00000000" w:rsidP="00000000" w:rsidRDefault="00000000" w:rsidRPr="00000000" w14:paraId="00000026">
      <w:pPr>
        <w:pageBreakBefore w:val="0"/>
        <w:spacing w:before="200" w:lineRule="auto"/>
        <w:jc w:val="both"/>
        <w:rPr>
          <w:del w:author="Burlacu Razvan" w:id="4" w:date="2021-12-06T22:41:36Z"/>
          <w:b w:val="1"/>
          <w:color w:val="434343"/>
          <w:sz w:val="19"/>
          <w:szCs w:val="19"/>
        </w:rPr>
      </w:pPr>
      <w:del w:author="Burlacu Razvan" w:id="4" w:date="2021-12-06T22:41:36Z"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Tipuri: </w:delText>
        </w:r>
        <w:r w:rsidDel="00000000" w:rsidR="00000000" w:rsidRPr="00000000">
          <w:rPr>
            <w:b w:val="1"/>
            <w:color w:val="434343"/>
            <w:sz w:val="19"/>
            <w:szCs w:val="19"/>
            <w:rtl w:val="0"/>
          </w:rPr>
          <w:delText xml:space="preserve">Crout</w:delText>
        </w:r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, </w:delText>
        </w:r>
        <w:r w:rsidDel="00000000" w:rsidR="00000000" w:rsidRPr="00000000">
          <w:rPr>
            <w:b w:val="1"/>
            <w:color w:val="434343"/>
            <w:sz w:val="19"/>
            <w:szCs w:val="19"/>
            <w:rtl w:val="0"/>
          </w:rPr>
          <w:delText xml:space="preserve">Doolittle</w:delText>
        </w:r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, </w:delText>
        </w:r>
        <w:r w:rsidDel="00000000" w:rsidR="00000000" w:rsidRPr="00000000">
          <w:rPr>
            <w:b w:val="1"/>
            <w:color w:val="434343"/>
            <w:sz w:val="19"/>
            <w:szCs w:val="19"/>
            <w:rtl w:val="0"/>
          </w:rPr>
          <w:delText xml:space="preserve">Cholesky</w:delText>
        </w:r>
      </w:del>
    </w:p>
    <w:p w:rsidR="00000000" w:rsidDel="00000000" w:rsidP="00000000" w:rsidRDefault="00000000" w:rsidRPr="00000000" w14:paraId="00000027">
      <w:pPr>
        <w:pageBreakBefore w:val="0"/>
        <w:spacing w:before="200" w:lineRule="auto"/>
        <w:jc w:val="both"/>
        <w:rPr>
          <w:del w:author="Burlacu Razvan" w:id="4" w:date="2021-12-06T22:41:36Z"/>
          <w:b w:val="1"/>
          <w:color w:val="434343"/>
          <w:sz w:val="21"/>
          <w:szCs w:val="21"/>
        </w:rPr>
      </w:pPr>
      <w:del w:author="Burlacu Razvan" w:id="4" w:date="2021-12-06T22:41:36Z">
        <w:r w:rsidDel="00000000" w:rsidR="00000000" w:rsidRPr="00000000">
          <w:rPr>
            <w:b w:val="1"/>
            <w:color w:val="434343"/>
            <w:sz w:val="21"/>
            <w:szCs w:val="21"/>
            <w:rtl w:val="0"/>
          </w:rPr>
          <w:delText xml:space="preserve">Crout </w:delText>
        </w:r>
      </w:del>
    </w:p>
    <w:p w:rsidR="00000000" w:rsidDel="00000000" w:rsidP="00000000" w:rsidRDefault="00000000" w:rsidRPr="00000000" w14:paraId="00000028">
      <w:pPr>
        <w:pageBreakBefore w:val="0"/>
        <w:numPr>
          <w:ilvl w:val="0"/>
          <w:numId w:val="21"/>
        </w:numPr>
        <w:spacing w:after="0" w:afterAutospacing="0" w:before="200" w:lineRule="auto"/>
        <w:ind w:left="720" w:hanging="360"/>
        <w:jc w:val="both"/>
        <w:rPr>
          <w:del w:author="Burlacu Razvan" w:id="4" w:date="2021-12-06T22:41:36Z"/>
          <w:color w:val="434343"/>
          <w:shd w:fill="ffde94" w:val="clear"/>
        </w:rPr>
      </w:pPr>
      <w:del w:author="Burlacu Razvan" w:id="4" w:date="2021-12-06T22:41:36Z"/>
      <m:oMath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u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ii</m:t>
            </m:r>
          </m:sub>
        </m:sSub>
        <w:del w:author="Burlacu Razvan" w:id="4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=1, i=1:n</m:t>
          </m:r>
        </w:del>
      </m:oMath>
      <w:del w:author="Burlacu Razvan" w:id="4" w:date="2021-12-06T22:41:36Z">
        <w:r w:rsidDel="00000000" w:rsidR="00000000" w:rsidRPr="00000000">
          <w:rPr>
            <w:color w:val="434343"/>
            <w:sz w:val="21"/>
            <w:szCs w:val="21"/>
            <w:shd w:fill="ffde94" w:val="clear"/>
            <w:rtl w:val="0"/>
          </w:rPr>
          <w:delText xml:space="preserve">; </w:delText>
        </w:r>
        <w:r w:rsidDel="00000000" w:rsidR="00000000" w:rsidRPr="00000000">
          <w:rPr>
            <w:color w:val="434343"/>
            <w:sz w:val="19"/>
            <w:szCs w:val="19"/>
            <w:shd w:fill="ffde94" w:val="clear"/>
            <w:rtl w:val="0"/>
          </w:rPr>
          <w:delText xml:space="preserve">Pentru </w:delText>
        </w:r>
      </w:del>
      <m:oMath>
        <w:del w:author="Burlacu Razvan" w:id="4" w:date="2021-12-06T22:41:36Z">
          <m:r>
            <w:rPr>
              <w:color w:val="434343"/>
              <w:sz w:val="19"/>
              <w:szCs w:val="19"/>
              <w:shd w:fill="ffde94" w:val="clear"/>
            </w:rPr>
            <m:t xml:space="preserve">p=1:n</m:t>
          </m:r>
        </w:del>
      </m:oMath>
      <w:del w:author="Burlacu Razvan" w:id="4" w:date="2021-12-06T22:41:3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29">
      <w:pPr>
        <w:pageBreakBefore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del w:author="Burlacu Razvan" w:id="4" w:date="2021-12-06T22:41:36Z"/>
          <w:color w:val="434343"/>
          <w:sz w:val="21"/>
          <w:szCs w:val="21"/>
          <w:shd w:fill="ffde94" w:val="clear"/>
        </w:rPr>
      </w:pPr>
      <w:del w:author="Burlacu Razvan" w:id="4" w:date="2021-12-06T22:41:36Z"/>
      <m:oMath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l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ip</m:t>
            </m:r>
          </m:sub>
        </m:sSub>
        <w:del w:author="Burlacu Razvan" w:id="4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 = </m:t>
          </m:r>
        </w:del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a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ip</m:t>
            </m:r>
          </m:sub>
        </m:sSub>
        <w:del w:author="Burlacu Razvan" w:id="4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 − </m:t>
          </m:r>
        </w:del>
        <m:nary>
          <m:naryPr>
            <m:chr m:val="∑"/>
            <m:ctrlPr>
              <w:rPr>
                <w:color w:val="434343"/>
                <w:sz w:val="21"/>
                <w:szCs w:val="21"/>
                <w:shd w:fill="ffde94" w:val="clear"/>
              </w:rPr>
            </m:ctrlPr>
          </m:naryPr>
          <m:sub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k=1</m:t>
              </m:r>
            </w:del>
          </m:sub>
          <m:sup>
            <m:r>
              <w:rPr>
                <w:color w:val="434343"/>
                <w:sz w:val="21"/>
                <w:szCs w:val="21"/>
                <w:shd w:fill="ffde94" w:val="clear"/>
              </w:rPr>
              <m:t xml:space="preserve">p-1</m:t>
            </m:r>
          </m:sup>
        </m:nary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l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ik</m:t>
            </m:r>
          </m:sub>
        </m:sSub>
        <w:del w:author="Burlacu Razvan" w:id="4" w:date="2021-12-06T22:41:36Z">
          <m:r>
            <w:rPr>
              <w:color w:val="434343"/>
              <w:sz w:val="21"/>
              <w:szCs w:val="21"/>
              <w:shd w:fill="ffde94" w:val="clear"/>
            </w:rPr>
            <m:t>⋅</m:t>
          </m:r>
        </w:del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u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kp</m:t>
            </m:r>
          </m:sub>
        </m:sSub>
        <w:del w:author="Burlacu Razvan" w:id="4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 , i = p : n</m:t>
          </m:r>
        </w:del>
      </m:oMath>
      <w:del w:author="Burlacu Razvan" w:id="4" w:date="2021-12-06T22:41:3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2A">
      <w:pPr>
        <w:pageBreakBefore w:val="0"/>
        <w:numPr>
          <w:ilvl w:val="0"/>
          <w:numId w:val="13"/>
        </w:numPr>
        <w:spacing w:before="0" w:beforeAutospacing="0" w:lineRule="auto"/>
        <w:ind w:left="720" w:hanging="360"/>
        <w:jc w:val="both"/>
        <w:rPr>
          <w:del w:author="Burlacu Razvan" w:id="4" w:date="2021-12-06T22:41:36Z"/>
          <w:color w:val="434343"/>
          <w:sz w:val="21"/>
          <w:szCs w:val="21"/>
          <w:shd w:fill="ffde94" w:val="clear"/>
        </w:rPr>
      </w:pPr>
      <w:del w:author="Burlacu Razvan" w:id="4" w:date="2021-12-06T22:41:36Z"/>
      <m:oMath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u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pj</m:t>
            </m:r>
          </m:sub>
        </m:sSub>
        <w:del w:author="Burlacu Razvan" w:id="4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=</m:t>
          </m:r>
        </w:del>
        <m:f>
          <m:fPr>
            <m:ctrlPr>
              <w:rPr>
                <w:color w:val="434343"/>
                <w:sz w:val="21"/>
                <w:szCs w:val="21"/>
                <w:shd w:fill="ffde94" w:val="clear"/>
              </w:rPr>
            </m:ctrlPr>
          </m:fPr>
          <m:num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1</m:t>
              </m:r>
            </w:del>
          </m:num>
          <m:den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w:del w:author="Burlacu Razvan" w:id="4" w:date="2021-12-06T22:41:36Z">
                  <m:r>
                    <w:rPr>
                      <w:color w:val="434343"/>
                      <w:sz w:val="21"/>
                      <w:szCs w:val="21"/>
                      <w:shd w:fill="ffde94" w:val="clear"/>
                    </w:rPr>
                    <m:t xml:space="preserve">l</m:t>
                  </m:r>
                </w:del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pp</m:t>
                </m:r>
              </m:sub>
            </m:sSub>
          </m:den>
        </m:f>
        <w:del w:author="Burlacu Razvan" w:id="4" w:date="2021-12-06T22:41:36Z">
          <m:r>
            <w:rPr>
              <w:color w:val="434343"/>
              <w:sz w:val="21"/>
              <w:szCs w:val="21"/>
              <w:shd w:fill="ffde94" w:val="clear"/>
            </w:rPr>
            <m:t>⋅</m:t>
          </m:r>
        </w:del>
        <w:del w:author="Burlacu Razvan" w:id="4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(</m:t>
          </m:r>
        </w:del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a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pj</m:t>
            </m:r>
          </m:sub>
        </m:sSub>
        <w:del w:author="Burlacu Razvan" w:id="4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-</m:t>
          </m:r>
        </w:del>
        <m:nary>
          <m:naryPr>
            <m:chr m:val="∑"/>
            <m:ctrlPr>
              <w:rPr>
                <w:color w:val="434343"/>
                <w:sz w:val="21"/>
                <w:szCs w:val="21"/>
                <w:shd w:fill="ffde94" w:val="clear"/>
              </w:rPr>
            </m:ctrlPr>
          </m:naryPr>
          <m:sub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k=1</m:t>
              </m:r>
            </w:del>
          </m:sub>
          <m:sup>
            <m:r>
              <w:rPr>
                <w:color w:val="434343"/>
                <w:sz w:val="21"/>
                <w:szCs w:val="21"/>
                <w:shd w:fill="ffde94" w:val="clear"/>
              </w:rPr>
              <m:t xml:space="preserve">p-1</m:t>
            </m:r>
          </m:sup>
        </m:nary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l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pk</m:t>
            </m:r>
          </m:sub>
        </m:sSub>
        <w:del w:author="Burlacu Razvan" w:id="4" w:date="2021-12-06T22:41:36Z">
          <m:r>
            <w:rPr>
              <w:color w:val="434343"/>
              <w:sz w:val="21"/>
              <w:szCs w:val="21"/>
              <w:shd w:fill="ffde94" w:val="clear"/>
            </w:rPr>
            <m:t>⋅</m:t>
          </m:r>
        </w:del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u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kj</m:t>
            </m:r>
          </m:sub>
        </m:sSub>
        <w:del w:author="Burlacu Razvan" w:id="4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), j=p+1:n</m:t>
          </m:r>
        </w:del>
      </m:oMath>
      <w:del w:author="Burlacu Razvan" w:id="4" w:date="2021-12-06T22:41:3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2B">
      <w:pPr>
        <w:pageBreakBefore w:val="0"/>
        <w:spacing w:before="200" w:lineRule="auto"/>
        <w:jc w:val="both"/>
        <w:rPr>
          <w:del w:author="Burlacu Razvan" w:id="4" w:date="2021-12-06T22:41:36Z"/>
          <w:b w:val="1"/>
          <w:color w:val="434343"/>
          <w:sz w:val="21"/>
          <w:szCs w:val="21"/>
        </w:rPr>
      </w:pPr>
      <w:del w:author="Burlacu Razvan" w:id="4" w:date="2021-12-06T22:41:36Z">
        <w:r w:rsidDel="00000000" w:rsidR="00000000" w:rsidRPr="00000000">
          <w:rPr>
            <w:b w:val="1"/>
            <w:color w:val="434343"/>
            <w:sz w:val="21"/>
            <w:szCs w:val="21"/>
            <w:rtl w:val="0"/>
          </w:rPr>
          <w:delText xml:space="preserve">Doolittle </w:delText>
        </w:r>
      </w:del>
    </w:p>
    <w:p w:rsidR="00000000" w:rsidDel="00000000" w:rsidP="00000000" w:rsidRDefault="00000000" w:rsidRPr="00000000" w14:paraId="0000002C">
      <w:pPr>
        <w:pageBreakBefore w:val="0"/>
        <w:numPr>
          <w:ilvl w:val="0"/>
          <w:numId w:val="2"/>
        </w:numPr>
        <w:spacing w:after="0" w:afterAutospacing="0" w:before="200" w:lineRule="auto"/>
        <w:ind w:left="720" w:hanging="360"/>
        <w:jc w:val="both"/>
        <w:rPr>
          <w:del w:author="Burlacu Razvan" w:id="4" w:date="2021-12-06T22:41:36Z"/>
          <w:color w:val="434343"/>
          <w:shd w:fill="ffde94" w:val="clear"/>
        </w:rPr>
      </w:pPr>
      <w:del w:author="Burlacu Razvan" w:id="4" w:date="2021-12-06T22:41:36Z">
        <w:r w:rsidDel="00000000" w:rsidR="00000000" w:rsidRPr="00000000">
          <w:rPr>
            <w:color w:val="434343"/>
            <w:sz w:val="21"/>
            <w:szCs w:val="21"/>
            <w:shd w:fill="ffde94" w:val="clear"/>
            <w:rtl w:val="0"/>
          </w:rPr>
          <w:delText xml:space="preserve"> </w:delText>
        </w:r>
      </w:del>
      <m:oMath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l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ii</m:t>
            </m:r>
          </m:sub>
        </m:sSub>
        <w:del w:author="Burlacu Razvan" w:id="4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=1, i=1:n</m:t>
          </m:r>
        </w:del>
      </m:oMath>
      <w:del w:author="Burlacu Razvan" w:id="4" w:date="2021-12-06T22:41:36Z">
        <w:r w:rsidDel="00000000" w:rsidR="00000000" w:rsidRPr="00000000">
          <w:rPr>
            <w:color w:val="434343"/>
            <w:sz w:val="21"/>
            <w:szCs w:val="21"/>
            <w:shd w:fill="ffde94" w:val="clear"/>
            <w:rtl w:val="0"/>
          </w:rPr>
          <w:delText xml:space="preserve">; </w:delText>
        </w:r>
        <w:r w:rsidDel="00000000" w:rsidR="00000000" w:rsidRPr="00000000">
          <w:rPr>
            <w:color w:val="434343"/>
            <w:sz w:val="19"/>
            <w:szCs w:val="19"/>
            <w:shd w:fill="ffde94" w:val="clear"/>
            <w:rtl w:val="0"/>
          </w:rPr>
          <w:delText xml:space="preserve">Pentru </w:delText>
        </w:r>
      </w:del>
      <m:oMath>
        <w:del w:author="Burlacu Razvan" w:id="4" w:date="2021-12-06T22:41:36Z">
          <m:r>
            <w:rPr>
              <w:color w:val="434343"/>
              <w:sz w:val="19"/>
              <w:szCs w:val="19"/>
              <w:shd w:fill="ffde94" w:val="clear"/>
            </w:rPr>
            <m:t xml:space="preserve">p=1:n</m:t>
          </m:r>
        </w:del>
      </m:oMath>
      <w:del w:author="Burlacu Razvan" w:id="4" w:date="2021-12-06T22:41:3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2D">
      <w:pPr>
        <w:pageBreakBefore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del w:author="Burlacu Razvan" w:id="4" w:date="2021-12-06T22:41:36Z"/>
          <w:color w:val="434343"/>
          <w:sz w:val="21"/>
          <w:szCs w:val="21"/>
          <w:shd w:fill="ffde94" w:val="clear"/>
        </w:rPr>
      </w:pPr>
      <w:del w:author="Burlacu Razvan" w:id="4" w:date="2021-12-06T22:41:36Z"/>
      <m:oMath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u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pj</m:t>
            </m:r>
          </m:sub>
        </m:sSub>
        <w:del w:author="Burlacu Razvan" w:id="4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 = </m:t>
          </m:r>
        </w:del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a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pj</m:t>
            </m:r>
          </m:sub>
        </m:sSub>
        <w:del w:author="Burlacu Razvan" w:id="4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 − </m:t>
          </m:r>
        </w:del>
        <m:nary>
          <m:naryPr>
            <m:chr m:val="∑"/>
            <m:ctrlPr>
              <w:rPr>
                <w:color w:val="434343"/>
                <w:sz w:val="21"/>
                <w:szCs w:val="21"/>
                <w:shd w:fill="ffde94" w:val="clear"/>
              </w:rPr>
            </m:ctrlPr>
          </m:naryPr>
          <m:sub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k=1</m:t>
              </m:r>
            </w:del>
          </m:sub>
          <m:sup>
            <m:r>
              <w:rPr>
                <w:color w:val="434343"/>
                <w:sz w:val="21"/>
                <w:szCs w:val="21"/>
                <w:shd w:fill="ffde94" w:val="clear"/>
              </w:rPr>
              <m:t xml:space="preserve">p-1</m:t>
            </m:r>
          </m:sup>
        </m:nary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l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pk</m:t>
            </m:r>
          </m:sub>
        </m:sSub>
        <w:del w:author="Burlacu Razvan" w:id="4" w:date="2021-12-06T22:41:36Z">
          <m:r>
            <w:rPr>
              <w:color w:val="434343"/>
              <w:sz w:val="21"/>
              <w:szCs w:val="21"/>
              <w:shd w:fill="ffde94" w:val="clear"/>
            </w:rPr>
            <m:t>⋅</m:t>
          </m:r>
        </w:del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u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kj</m:t>
            </m:r>
          </m:sub>
        </m:sSub>
        <w:del w:author="Burlacu Razvan" w:id="4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 , j = p : n</m:t>
          </m:r>
        </w:del>
      </m:oMath>
      <w:del w:author="Burlacu Razvan" w:id="4" w:date="2021-12-06T22:41:3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2E">
      <w:pPr>
        <w:pageBreakBefore w:val="0"/>
        <w:numPr>
          <w:ilvl w:val="0"/>
          <w:numId w:val="13"/>
        </w:numPr>
        <w:spacing w:before="0" w:beforeAutospacing="0" w:lineRule="auto"/>
        <w:ind w:left="720" w:hanging="360"/>
        <w:jc w:val="both"/>
        <w:rPr>
          <w:del w:author="Burlacu Razvan" w:id="4" w:date="2021-12-06T22:41:36Z"/>
          <w:color w:val="434343"/>
          <w:sz w:val="21"/>
          <w:szCs w:val="21"/>
          <w:shd w:fill="ffde94" w:val="clear"/>
        </w:rPr>
      </w:pPr>
      <w:del w:author="Burlacu Razvan" w:id="4" w:date="2021-12-06T22:41:36Z"/>
      <m:oMath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l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ip</m:t>
            </m:r>
          </m:sub>
        </m:sSub>
        <w:del w:author="Burlacu Razvan" w:id="4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=</m:t>
          </m:r>
        </w:del>
        <m:f>
          <m:fPr>
            <m:ctrlPr>
              <w:rPr>
                <w:color w:val="434343"/>
                <w:sz w:val="21"/>
                <w:szCs w:val="21"/>
                <w:shd w:fill="ffde94" w:val="clear"/>
              </w:rPr>
            </m:ctrlPr>
          </m:fPr>
          <m:num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1</m:t>
              </m:r>
            </w:del>
          </m:num>
          <m:den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w:del w:author="Burlacu Razvan" w:id="4" w:date="2021-12-06T22:41:36Z">
                  <m:r>
                    <w:rPr>
                      <w:color w:val="434343"/>
                      <w:sz w:val="21"/>
                      <w:szCs w:val="21"/>
                      <w:shd w:fill="ffde94" w:val="clear"/>
                    </w:rPr>
                    <m:t xml:space="preserve">u</m:t>
                  </m:r>
                </w:del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pp</m:t>
                </m:r>
              </m:sub>
            </m:sSub>
          </m:den>
        </m:f>
        <w:del w:author="Burlacu Razvan" w:id="4" w:date="2021-12-06T22:41:36Z">
          <m:r>
            <w:rPr>
              <w:color w:val="434343"/>
              <w:sz w:val="21"/>
              <w:szCs w:val="21"/>
              <w:shd w:fill="ffde94" w:val="clear"/>
            </w:rPr>
            <m:t>⋅</m:t>
          </m:r>
        </w:del>
        <w:del w:author="Burlacu Razvan" w:id="4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(</m:t>
          </m:r>
        </w:del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a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ip</m:t>
            </m:r>
          </m:sub>
        </m:sSub>
        <w:del w:author="Burlacu Razvan" w:id="4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-</m:t>
          </m:r>
        </w:del>
        <m:nary>
          <m:naryPr>
            <m:chr m:val="∑"/>
            <m:ctrlPr>
              <w:rPr>
                <w:color w:val="434343"/>
                <w:sz w:val="21"/>
                <w:szCs w:val="21"/>
                <w:shd w:fill="ffde94" w:val="clear"/>
              </w:rPr>
            </m:ctrlPr>
          </m:naryPr>
          <m:sub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k=1</m:t>
              </m:r>
            </w:del>
          </m:sub>
          <m:sup>
            <m:r>
              <w:rPr>
                <w:color w:val="434343"/>
                <w:sz w:val="21"/>
                <w:szCs w:val="21"/>
                <w:shd w:fill="ffde94" w:val="clear"/>
              </w:rPr>
              <m:t xml:space="preserve">p-1</m:t>
            </m:r>
          </m:sup>
        </m:nary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l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ik</m:t>
            </m:r>
          </m:sub>
        </m:sSub>
        <w:del w:author="Burlacu Razvan" w:id="4" w:date="2021-12-06T22:41:36Z">
          <m:r>
            <w:rPr>
              <w:color w:val="434343"/>
              <w:sz w:val="21"/>
              <w:szCs w:val="21"/>
              <w:shd w:fill="ffde94" w:val="clear"/>
            </w:rPr>
            <m:t>⋅</m:t>
          </m:r>
        </w:del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u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kp</m:t>
            </m:r>
          </m:sub>
        </m:sSub>
        <w:del w:author="Burlacu Razvan" w:id="4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), i=p+1:n</m:t>
          </m:r>
        </w:del>
      </m:oMath>
      <w:del w:author="Burlacu Razvan" w:id="4" w:date="2021-12-06T22:41:3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2F">
      <w:pPr>
        <w:pageBreakBefore w:val="0"/>
        <w:spacing w:before="200" w:lineRule="auto"/>
        <w:jc w:val="both"/>
        <w:rPr>
          <w:del w:author="Burlacu Razvan" w:id="4" w:date="2021-12-06T22:41:36Z"/>
          <w:b w:val="1"/>
          <w:color w:val="434343"/>
          <w:sz w:val="21"/>
          <w:szCs w:val="21"/>
        </w:rPr>
      </w:pPr>
      <w:del w:author="Burlacu Razvan" w:id="4" w:date="2021-12-06T22:41:3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30">
      <w:pPr>
        <w:pageBreakBefore w:val="0"/>
        <w:spacing w:before="200" w:lineRule="auto"/>
        <w:jc w:val="both"/>
        <w:rPr>
          <w:del w:author="Burlacu Razvan" w:id="4" w:date="2021-12-06T22:41:36Z"/>
          <w:b w:val="1"/>
          <w:color w:val="434343"/>
          <w:sz w:val="21"/>
          <w:szCs w:val="21"/>
        </w:rPr>
      </w:pPr>
      <w:del w:author="Burlacu Razvan" w:id="4" w:date="2021-12-06T22:41:36Z">
        <w:r w:rsidDel="00000000" w:rsidR="00000000" w:rsidRPr="00000000">
          <w:rPr>
            <w:b w:val="1"/>
            <w:color w:val="434343"/>
            <w:sz w:val="21"/>
            <w:szCs w:val="21"/>
            <w:rtl w:val="0"/>
          </w:rPr>
          <w:delText xml:space="preserve">Cholesky </w:delText>
        </w:r>
      </w:del>
    </w:p>
    <w:p w:rsidR="00000000" w:rsidDel="00000000" w:rsidP="00000000" w:rsidRDefault="00000000" w:rsidRPr="00000000" w14:paraId="00000031">
      <w:pPr>
        <w:pageBreakBefore w:val="0"/>
        <w:spacing w:before="200" w:lineRule="auto"/>
        <w:jc w:val="both"/>
        <w:rPr>
          <w:del w:author="Burlacu Razvan" w:id="4" w:date="2021-12-06T22:41:36Z"/>
          <w:color w:val="434343"/>
          <w:sz w:val="19"/>
          <w:szCs w:val="19"/>
        </w:rPr>
      </w:pPr>
      <w:del w:author="Burlacu Razvan" w:id="4" w:date="2021-12-06T22:41:36Z">
        <w:r w:rsidDel="00000000" w:rsidR="00000000" w:rsidRPr="00000000">
          <w:rPr>
            <w:color w:val="434343"/>
            <w:sz w:val="21"/>
            <w:szCs w:val="21"/>
            <w:rtl w:val="0"/>
          </w:rPr>
          <w:delText xml:space="preserve">- </w:delText>
        </w:r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condiții necesare: </w:delText>
        </w:r>
      </w:del>
      <m:oMath>
        <w:del w:author="Burlacu Razvan" w:id="4" w:date="2021-12-06T22:41:36Z">
          <m:r>
            <w:rPr>
              <w:color w:val="434343"/>
              <w:sz w:val="19"/>
              <w:szCs w:val="19"/>
            </w:rPr>
            <m:t xml:space="preserve">U=</m:t>
          </m:r>
        </w:del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w:del w:author="Burlacu Razvan" w:id="4" w:date="2021-12-06T22:41:36Z">
              <m:r>
                <w:rPr>
                  <w:color w:val="434343"/>
                  <w:sz w:val="19"/>
                  <w:szCs w:val="19"/>
                </w:rPr>
                <m:t xml:space="preserve">L</m:t>
              </m:r>
            </w:del>
          </m:e>
          <m:sup>
            <m:r>
              <w:rPr>
                <w:color w:val="434343"/>
                <w:sz w:val="19"/>
                <w:szCs w:val="19"/>
              </w:rPr>
              <m:t xml:space="preserve">T</m:t>
            </m:r>
          </m:sup>
        </m:sSup>
      </m:oMath>
      <w:del w:author="Burlacu Razvan" w:id="4" w:date="2021-12-06T22:41:36Z"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, adică </w:delText>
        </w:r>
      </w:del>
      <m:oMath>
        <w:del w:author="Burlacu Razvan" w:id="4" w:date="2021-12-06T22:41:36Z">
          <m:r>
            <w:rPr>
              <w:color w:val="434343"/>
              <w:sz w:val="19"/>
              <w:szCs w:val="19"/>
            </w:rPr>
            <m:t xml:space="preserve">A=</m:t>
          </m:r>
        </w:del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w:del w:author="Burlacu Razvan" w:id="4" w:date="2021-12-06T22:41:36Z">
              <m:r>
                <w:rPr>
                  <w:color w:val="434343"/>
                  <w:sz w:val="19"/>
                  <w:szCs w:val="19"/>
                </w:rPr>
                <m:t xml:space="preserve">A</m:t>
              </m:r>
            </w:del>
          </m:e>
          <m:sup>
            <m:r>
              <w:rPr>
                <w:color w:val="434343"/>
                <w:sz w:val="19"/>
                <w:szCs w:val="19"/>
              </w:rPr>
              <m:t xml:space="preserve">T</m:t>
            </m:r>
          </m:sup>
        </m:sSup>
      </m:oMath>
      <w:del w:author="Burlacu Razvan" w:id="4" w:date="2021-12-06T22:41:36Z"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(matrice simetrică) și pozitiv definită </w:delText>
        </w:r>
      </w:del>
      <m:oMath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w:del w:author="Burlacu Razvan" w:id="4" w:date="2021-12-06T22:41:36Z">
              <m:r>
                <w:rPr>
                  <w:color w:val="434343"/>
                  <w:sz w:val="19"/>
                  <w:szCs w:val="19"/>
                </w:rPr>
                <m:t xml:space="preserve">x</m:t>
              </m:r>
            </w:del>
          </m:e>
          <m:sup>
            <m:r>
              <w:rPr>
                <w:color w:val="434343"/>
                <w:sz w:val="19"/>
                <w:szCs w:val="19"/>
              </w:rPr>
              <m:t xml:space="preserve">T</m:t>
            </m:r>
          </m:sup>
        </m:sSup>
        <w:del w:author="Burlacu Razvan" w:id="4" w:date="2021-12-06T22:41:36Z">
          <m:r>
            <w:rPr>
              <w:color w:val="434343"/>
              <w:sz w:val="19"/>
              <w:szCs w:val="19"/>
            </w:rPr>
            <m:t xml:space="preserve">Ax&gt;0, </m:t>
          </m:r>
        </w:del>
        <w:del w:author="Burlacu Razvan" w:id="4" w:date="2021-12-06T22:41:36Z">
          <m:r>
            <w:rPr>
              <w:color w:val="434343"/>
              <w:sz w:val="19"/>
              <w:szCs w:val="19"/>
            </w:rPr>
            <m:t>∀</m:t>
          </m:r>
        </w:del>
        <w:del w:author="Burlacu Razvan" w:id="4" w:date="2021-12-06T22:41:36Z">
          <m:r>
            <w:rPr>
              <w:color w:val="434343"/>
              <w:sz w:val="19"/>
              <w:szCs w:val="19"/>
            </w:rPr>
            <m:t xml:space="preserve">x</m:t>
          </m:r>
        </w:del>
        <w:del w:author="Burlacu Razvan" w:id="4" w:date="2021-12-06T22:41:36Z">
          <m:r>
            <w:rPr>
              <w:color w:val="434343"/>
              <w:sz w:val="19"/>
              <w:szCs w:val="19"/>
            </w:rPr>
            <m:t>∈</m:t>
          </m:r>
        </w:del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w:del w:author="Burlacu Razvan" w:id="4" w:date="2021-12-06T22:41:36Z">
              <m:r>
                <w:rPr>
                  <w:color w:val="434343"/>
                  <w:sz w:val="19"/>
                  <w:szCs w:val="19"/>
                </w:rPr>
                <m:t xml:space="preserve">R</m:t>
              </m:r>
            </w:del>
          </m:e>
          <m:sup>
            <m:r>
              <w:rPr>
                <w:color w:val="434343"/>
                <w:sz w:val="19"/>
                <w:szCs w:val="19"/>
              </w:rPr>
              <m:t xml:space="preserve">n</m:t>
            </m:r>
          </m:sup>
        </m:sSup>
        <w:del w:author="Burlacu Razvan" w:id="4" w:date="2021-12-06T22:41:36Z">
          <m:r>
            <w:rPr>
              <w:color w:val="434343"/>
              <w:sz w:val="19"/>
              <w:szCs w:val="19"/>
            </w:rPr>
            <m:t xml:space="preserve">, x</m:t>
          </m:r>
        </w:del>
        <w:del w:author="Burlacu Razvan" w:id="4" w:date="2021-12-06T22:41:36Z">
          <m:r>
            <w:rPr>
              <w:color w:val="434343"/>
              <w:sz w:val="19"/>
              <w:szCs w:val="19"/>
            </w:rPr>
            <m:t>≠</m:t>
          </m:r>
        </w:del>
        <w:del w:author="Burlacu Razvan" w:id="4" w:date="2021-12-06T22:41:36Z">
          <m:r>
            <w:rPr>
              <w:color w:val="434343"/>
              <w:sz w:val="19"/>
              <w:szCs w:val="19"/>
            </w:rPr>
            <m:t xml:space="preserve">0</m:t>
          </m:r>
        </w:del>
      </m:oMath>
      <w:del w:author="Burlacu Razvan" w:id="4" w:date="2021-12-06T22:41:36Z"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.</w:delText>
        </w:r>
      </w:del>
    </w:p>
    <w:p w:rsidR="00000000" w:rsidDel="00000000" w:rsidP="00000000" w:rsidRDefault="00000000" w:rsidRPr="00000000" w14:paraId="00000032">
      <w:pPr>
        <w:pageBreakBefore w:val="0"/>
        <w:numPr>
          <w:ilvl w:val="0"/>
          <w:numId w:val="17"/>
        </w:numPr>
        <w:spacing w:after="0" w:afterAutospacing="0" w:before="200" w:lineRule="auto"/>
        <w:ind w:left="720" w:hanging="360"/>
        <w:jc w:val="center"/>
        <w:rPr>
          <w:del w:author="Burlacu Razvan" w:id="4" w:date="2021-12-06T22:41:36Z"/>
          <w:color w:val="434343"/>
          <w:u w:val="none"/>
          <w:shd w:fill="ffde94" w:val="clear"/>
        </w:rPr>
      </w:pPr>
      <w:del w:author="Burlacu Razvan" w:id="4" w:date="2021-12-06T22:41:36Z"/>
      <m:oMath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l</m:t>
              </m:r>
            </w:del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ij</m:t>
            </m:r>
          </m:sub>
        </m:sSub>
        <w:del w:author="Burlacu Razvan" w:id="4" w:date="2021-12-06T22:41:36Z">
          <m:r>
            <w:rPr>
              <w:color w:val="434343"/>
              <w:sz w:val="21"/>
              <w:szCs w:val="21"/>
              <w:shd w:fill="ffde94" w:val="clear"/>
            </w:rPr>
            <m:t xml:space="preserve">=</m:t>
          </m:r>
        </w:del>
        <m:f>
          <m:fPr>
            <m:ctrlPr>
              <w:rPr>
                <w:color w:val="434343"/>
                <w:sz w:val="21"/>
                <w:szCs w:val="21"/>
                <w:shd w:fill="ffde94" w:val="clear"/>
              </w:rPr>
            </m:ctrlPr>
          </m:fPr>
          <m:num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w:del w:author="Burlacu Razvan" w:id="4" w:date="2021-12-06T22:41:36Z">
                  <m:r>
                    <w:rPr>
                      <w:color w:val="434343"/>
                      <w:sz w:val="21"/>
                      <w:szCs w:val="21"/>
                      <w:shd w:fill="ffde94" w:val="clear"/>
                    </w:rPr>
                    <m:t xml:space="preserve">a</m:t>
                  </m:r>
                </w:del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ij</m:t>
                </m:r>
              </m:sub>
            </m:sSub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 xml:space="preserve">-</m:t>
              </m:r>
            </w:del>
            <m:nary>
              <m:naryPr>
                <m:chr m:val="∑"/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naryPr>
              <m:sub>
                <w:del w:author="Burlacu Razvan" w:id="4" w:date="2021-12-06T22:41:36Z">
                  <m:r>
                    <w:rPr>
                      <w:color w:val="434343"/>
                      <w:sz w:val="21"/>
                      <w:szCs w:val="21"/>
                      <w:shd w:fill="ffde94" w:val="clear"/>
                    </w:rPr>
                    <m:t xml:space="preserve">k=1</m:t>
                  </m:r>
                </w:del>
              </m:sub>
              <m:sup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j-1</m:t>
                </m:r>
              </m:sup>
            </m:nary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w:del w:author="Burlacu Razvan" w:id="4" w:date="2021-12-06T22:41:36Z">
                  <m:r>
                    <w:rPr>
                      <w:color w:val="434343"/>
                      <w:sz w:val="21"/>
                      <w:szCs w:val="21"/>
                      <w:shd w:fill="ffde94" w:val="clear"/>
                    </w:rPr>
                    <m:t xml:space="preserve">l</m:t>
                  </m:r>
                </w:del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ik</m:t>
                </m:r>
              </m:sub>
            </m:sSub>
            <w:del w:author="Burlacu Razvan" w:id="4" w:date="2021-12-06T22:41:36Z">
              <m:r>
                <w:rPr>
                  <w:color w:val="434343"/>
                  <w:sz w:val="21"/>
                  <w:szCs w:val="21"/>
                  <w:shd w:fill="ffde94" w:val="clear"/>
                </w:rPr>
                <m:t>⋅</m:t>
              </m:r>
            </w:del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w:del w:author="Burlacu Razvan" w:id="4" w:date="2021-12-06T22:41:36Z">
                  <m:r>
                    <w:rPr>
                      <w:color w:val="434343"/>
                      <w:sz w:val="21"/>
                      <w:szCs w:val="21"/>
                      <w:shd w:fill="ffde94" w:val="clear"/>
                    </w:rPr>
                    <m:t xml:space="preserve">l</m:t>
                  </m:r>
                </w:del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jk</m:t>
                </m:r>
              </m:sub>
            </m:sSub>
          </m:num>
          <m:den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w:del w:author="Burlacu Razvan" w:id="4" w:date="2021-12-06T22:41:36Z">
                  <m:r>
                    <w:rPr>
                      <w:color w:val="434343"/>
                      <w:sz w:val="21"/>
                      <w:szCs w:val="21"/>
                      <w:shd w:fill="ffde94" w:val="clear"/>
                    </w:rPr>
                    <m:t xml:space="preserve">l</m:t>
                  </m:r>
                </w:del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jj</m:t>
                </m:r>
              </m:sub>
            </m:sSub>
          </m:den>
        </m:f>
      </m:oMath>
      <w:del w:author="Burlacu Razvan" w:id="4" w:date="2021-12-06T22:41:3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33">
      <w:pPr>
        <w:pageBreakBefore w:val="0"/>
        <w:numPr>
          <w:ilvl w:val="0"/>
          <w:numId w:val="17"/>
        </w:numPr>
        <w:spacing w:before="0" w:beforeAutospacing="0" w:lineRule="auto"/>
        <w:ind w:left="720" w:hanging="360"/>
        <w:jc w:val="center"/>
        <w:rPr>
          <w:del w:author="Burlacu Razvan" w:id="4" w:date="2021-12-06T22:41:36Z"/>
          <w:color w:val="434343"/>
          <w:u w:val="none"/>
          <w:shd w:fill="ffde94" w:val="clear"/>
        </w:rPr>
      </w:pPr>
      <w:del w:author="Burlacu Razvan" w:id="4" w:date="2021-12-06T22:41:36Z"/>
      <m:oMath>
        <m:sSub>
          <m:sSubPr>
            <m:ctrlPr>
              <w:rPr>
                <w:color w:val="434343"/>
                <w:sz w:val="29"/>
                <w:szCs w:val="29"/>
                <w:shd w:fill="ffde94" w:val="clear"/>
              </w:rPr>
            </m:ctrlPr>
          </m:sSubPr>
          <m:e>
            <w:del w:author="Burlacu Razvan" w:id="4" w:date="2021-12-06T22:41:36Z">
              <m:r>
                <w:rPr>
                  <w:color w:val="434343"/>
                  <w:sz w:val="29"/>
                  <w:szCs w:val="29"/>
                  <w:shd w:fill="ffde94" w:val="clear"/>
                </w:rPr>
                <m:t xml:space="preserve">l</m:t>
              </m:r>
            </w:del>
          </m:e>
          <m:sub>
            <m:r>
              <w:rPr>
                <w:color w:val="434343"/>
                <w:sz w:val="29"/>
                <w:szCs w:val="29"/>
                <w:shd w:fill="ffde94" w:val="clear"/>
              </w:rPr>
              <m:t xml:space="preserve">ii</m:t>
            </m:r>
          </m:sub>
        </m:sSub>
        <w:del w:author="Burlacu Razvan" w:id="4" w:date="2021-12-06T22:41:36Z">
          <m:r>
            <w:rPr>
              <w:color w:val="434343"/>
              <w:sz w:val="23"/>
              <w:szCs w:val="23"/>
              <w:shd w:fill="ffde94" w:val="clear"/>
            </w:rPr>
            <m:t xml:space="preserve">=</m:t>
          </m:r>
        </w:del>
        <m:rad>
          <m:radPr>
            <m:degHide m:val="1"/>
            <m:ctrlPr>
              <w:rPr>
                <w:color w:val="434343"/>
                <w:sz w:val="23"/>
                <w:szCs w:val="23"/>
                <w:shd w:fill="ffde94" w:val="clear"/>
              </w:rPr>
            </m:ctrlPr>
          </m:radPr>
          <m:e>
            <m:sSub>
              <m:sSubPr>
                <m:ctrlPr>
                  <w:rPr>
                    <w:color w:val="434343"/>
                    <w:sz w:val="23"/>
                    <w:szCs w:val="23"/>
                    <w:shd w:fill="ffde94" w:val="clear"/>
                  </w:rPr>
                </m:ctrlPr>
              </m:sSubPr>
              <m:e>
                <w:del w:author="Burlacu Razvan" w:id="4" w:date="2021-12-06T22:41:36Z">
                  <m:r>
                    <w:rPr>
                      <w:color w:val="434343"/>
                      <w:sz w:val="23"/>
                      <w:szCs w:val="23"/>
                      <w:shd w:fill="ffde94" w:val="clear"/>
                    </w:rPr>
                    <m:t xml:space="preserve">a</m:t>
                  </m:r>
                </w:del>
              </m:e>
              <m:sub>
                <m:r>
                  <w:rPr>
                    <w:color w:val="434343"/>
                    <w:sz w:val="23"/>
                    <w:szCs w:val="23"/>
                    <w:shd w:fill="ffde94" w:val="clear"/>
                  </w:rPr>
                  <m:t xml:space="preserve">ii</m:t>
                </m:r>
              </m:sub>
            </m:sSub>
            <w:del w:author="Burlacu Razvan" w:id="4" w:date="2021-12-06T22:41:36Z">
              <m:r>
                <w:rPr>
                  <w:color w:val="434343"/>
                  <w:sz w:val="23"/>
                  <w:szCs w:val="23"/>
                  <w:shd w:fill="ffde94" w:val="clear"/>
                </w:rPr>
                <m:t xml:space="preserve">-</m:t>
              </m:r>
            </w:del>
            <m:nary>
              <m:naryPr>
                <m:chr m:val="∑"/>
                <m:ctrlPr>
                  <w:rPr>
                    <w:color w:val="434343"/>
                    <w:sz w:val="23"/>
                    <w:szCs w:val="23"/>
                    <w:shd w:fill="ffde94" w:val="clear"/>
                  </w:rPr>
                </m:ctrlPr>
              </m:naryPr>
              <m:sub>
                <w:del w:author="Burlacu Razvan" w:id="4" w:date="2021-12-06T22:41:36Z">
                  <m:r>
                    <w:rPr>
                      <w:color w:val="434343"/>
                      <w:sz w:val="23"/>
                      <w:szCs w:val="23"/>
                      <w:shd w:fill="ffde94" w:val="clear"/>
                    </w:rPr>
                    <m:t xml:space="preserve">k=1</m:t>
                  </m:r>
                </w:del>
              </m:sub>
              <m:sup>
                <m:r>
                  <w:rPr>
                    <w:color w:val="434343"/>
                    <w:sz w:val="23"/>
                    <w:szCs w:val="23"/>
                    <w:shd w:fill="ffde94" w:val="clear"/>
                  </w:rPr>
                  <m:t xml:space="preserve">i-1</m:t>
                </m:r>
              </m:sup>
            </m:nary>
            <m:sSub>
              <m:sSubPr>
                <m:ctrlPr>
                  <w:rPr>
                    <w:color w:val="434343"/>
                    <w:sz w:val="23"/>
                    <w:szCs w:val="23"/>
                    <w:shd w:fill="ffde94" w:val="clear"/>
                  </w:rPr>
                </m:ctrlPr>
              </m:sSubPr>
              <m:e>
                <m:sSup>
                  <m:sSupPr>
                    <m:ctrlPr>
                      <w:rPr>
                        <w:color w:val="434343"/>
                        <w:sz w:val="23"/>
                        <w:szCs w:val="23"/>
                        <w:shd w:fill="ffde94" w:val="clear"/>
                      </w:rPr>
                    </m:ctrlPr>
                  </m:sSupPr>
                  <m:e>
                    <w:del w:author="Burlacu Razvan" w:id="4" w:date="2021-12-06T22:41:36Z">
                      <m:r>
                        <w:rPr>
                          <w:color w:val="434343"/>
                          <w:sz w:val="23"/>
                          <w:szCs w:val="23"/>
                          <w:shd w:fill="ffde94" w:val="clear"/>
                        </w:rPr>
                        <m:t xml:space="preserve">l</m:t>
                      </m:r>
                    </w:del>
                  </m:e>
                  <m:sup>
                    <m:r>
                      <w:rPr>
                        <w:color w:val="434343"/>
                        <w:sz w:val="23"/>
                        <w:szCs w:val="23"/>
                        <w:shd w:fill="ffde94" w:val="clear"/>
                      </w:rPr>
                      <m:t xml:space="preserve">2</m:t>
                    </m:r>
                  </m:sup>
                </m:sSup>
              </m:e>
              <m:sub>
                <m:r>
                  <w:rPr>
                    <w:color w:val="434343"/>
                    <w:sz w:val="23"/>
                    <w:szCs w:val="23"/>
                    <w:shd w:fill="ffde94" w:val="clear"/>
                  </w:rPr>
                  <m:t xml:space="preserve">ik</m:t>
                </m:r>
              </m:sub>
            </m:sSub>
            <w:del w:author="Burlacu Razvan" w:id="4" w:date="2021-12-06T22:41:36Z">
              <m:r>
                <w:rPr>
                  <w:color w:val="434343"/>
                  <w:sz w:val="23"/>
                  <w:szCs w:val="23"/>
                  <w:shd w:fill="ffde94" w:val="clear"/>
                </w:rPr>
                <m:t xml:space="preserve">   </m:t>
              </m:r>
            </w:del>
          </m:e>
        </m:rad>
        <w:del w:author="Burlacu Razvan" w:id="4" w:date="2021-12-06T22:41:36Z">
          <m:r>
            <w:rPr>
              <w:color w:val="434343"/>
              <w:sz w:val="23"/>
              <w:szCs w:val="23"/>
              <w:shd w:fill="ffde94" w:val="clear"/>
            </w:rPr>
            <m:t xml:space="preserve">   </m:t>
          </m:r>
        </w:del>
        <w:del w:author="Burlacu Razvan" w:id="4" w:date="2021-12-06T22:41:36Z">
          <m:r>
            <w:rPr>
              <w:color w:val="434343"/>
              <w:sz w:val="23"/>
              <w:szCs w:val="23"/>
              <w:shd w:fill="ffde94" w:val="clear"/>
            </w:rPr>
            <m:t xml:space="preserve">j=1</m:t>
          </m:r>
        </w:del>
        <w:del w:author="Burlacu Razvan" w:id="4" w:date="2021-12-06T22:41:36Z">
          <m:r>
            <w:rPr>
              <w:color w:val="434343"/>
              <w:sz w:val="23"/>
              <w:szCs w:val="23"/>
              <w:shd w:fill="ffde94" w:val="clear"/>
            </w:rPr>
            <m:t xml:space="preserve">:i-1</m:t>
          </m:r>
        </w:del>
      </m:oMath>
      <w:del w:author="Burlacu Razvan" w:id="4" w:date="2021-12-06T22:41:3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34">
      <w:pPr>
        <w:pageBreakBefore w:val="0"/>
        <w:spacing w:before="200" w:lineRule="auto"/>
        <w:jc w:val="both"/>
        <w:rPr>
          <w:del w:author="Burlacu Razvan" w:id="4" w:date="2021-12-06T22:41:36Z"/>
          <w:color w:val="434343"/>
          <w:sz w:val="21"/>
          <w:szCs w:val="21"/>
        </w:rPr>
      </w:pPr>
      <w:del w:author="Burlacu Razvan" w:id="4" w:date="2021-12-06T22:41:36Z">
        <w:r w:rsidDel="00000000" w:rsidR="00000000" w:rsidRPr="00000000">
          <w:pict>
            <v:rect style="width:0.0pt;height:1.5pt" o:hr="t" o:hrstd="t" o:hralign="center" fillcolor="#A0A0A0" stroked="f"/>
          </w:pict>
        </w:r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35">
      <w:pPr>
        <w:pageBreakBefore w:val="0"/>
        <w:spacing w:before="200" w:lineRule="auto"/>
        <w:jc w:val="center"/>
        <w:rPr>
          <w:del w:author="Burlacu Razvan" w:id="4" w:date="2021-12-06T22:41:36Z"/>
          <w:rFonts w:ascii="Aldrich" w:cs="Aldrich" w:eastAsia="Aldrich" w:hAnsi="Aldrich"/>
          <w:b w:val="1"/>
          <w:color w:val="0000ff"/>
          <w:sz w:val="24"/>
          <w:szCs w:val="24"/>
        </w:rPr>
      </w:pPr>
      <w:del w:author="Burlacu Razvan" w:id="4" w:date="2021-12-06T22:41:36Z">
        <w:r w:rsidDel="00000000" w:rsidR="00000000" w:rsidRPr="00000000">
          <w:rPr>
            <w:rFonts w:ascii="Aldrich" w:cs="Aldrich" w:eastAsia="Aldrich" w:hAnsi="Aldrich"/>
            <w:b w:val="1"/>
            <w:color w:val="0000ff"/>
            <w:sz w:val="24"/>
            <w:szCs w:val="24"/>
            <w:rtl w:val="0"/>
          </w:rPr>
          <w:delText xml:space="preserve">Rezolvarea sistemelor triunghiulare</w:delText>
        </w:r>
      </w:del>
    </w:p>
    <w:p w:rsidR="00000000" w:rsidDel="00000000" w:rsidP="00000000" w:rsidRDefault="00000000" w:rsidRPr="00000000" w14:paraId="00000036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before="200" w:lineRule="auto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SIT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(sistem inferior triunghiular)                            - </w:t>
      </w:r>
      <m:oMath>
        <m:r>
          <w:rPr>
            <w:color w:val="434343"/>
            <w:sz w:val="19"/>
            <w:szCs w:val="19"/>
          </w:rPr>
          <m:t xml:space="preserve">Complexitate O(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n</m:t>
            </m:r>
          </m:e>
          <m:sup>
            <m:r>
              <w:rPr>
                <w:color w:val="434343"/>
                <w:sz w:val="19"/>
                <w:szCs w:val="19"/>
              </w:rPr>
              <m:t xml:space="preserve">2</m:t>
            </m:r>
          </m:sup>
        </m:sSup>
        <m:r>
          <w:rPr>
            <w:color w:val="434343"/>
            <w:sz w:val="19"/>
            <w:szCs w:val="19"/>
          </w:rPr>
          <m:t xml:space="preserve">)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-</w:t>
      </w:r>
    </w:p>
    <w:p w:rsidR="00000000" w:rsidDel="00000000" w:rsidP="00000000" w:rsidRDefault="00000000" w:rsidRPr="00000000" w14:paraId="00000038">
      <w:pPr>
        <w:pageBreakBefore w:val="0"/>
        <w:spacing w:before="200" w:lineRule="auto"/>
        <w:rPr>
          <w:color w:val="434343"/>
          <w:sz w:val="25"/>
          <w:szCs w:val="25"/>
        </w:rPr>
      </w:pPr>
      <m:oMath>
        <m:sSub>
          <m:sSubPr>
            <m:ctrlPr>
              <w:rPr>
                <w:color w:val="434343"/>
                <w:sz w:val="25"/>
                <w:szCs w:val="25"/>
                <w:shd w:fill="ffde94" w:val="clear"/>
              </w:rPr>
            </m:ctrlPr>
          </m:sSubPr>
          <m:e>
            <m:r>
              <w:rPr>
                <w:color w:val="434343"/>
                <w:sz w:val="25"/>
                <w:szCs w:val="25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25"/>
                <w:szCs w:val="25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25"/>
            <w:szCs w:val="25"/>
            <w:shd w:fill="ffde94" w:val="clear"/>
          </w:rPr>
          <m:t xml:space="preserve">=</m:t>
        </m:r>
        <m:f>
          <m:fPr>
            <m:ctrlPr>
              <w:rPr>
                <w:color w:val="434343"/>
                <w:sz w:val="25"/>
                <w:szCs w:val="25"/>
                <w:shd w:fill="ffde94" w:val="clear"/>
              </w:rPr>
            </m:ctrlPr>
          </m:fPr>
          <m:num>
            <m:sSub>
              <m:sSubPr>
                <m:ctrlPr>
                  <w:rPr>
                    <w:color w:val="434343"/>
                    <w:sz w:val="25"/>
                    <w:szCs w:val="25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b</m:t>
                </m:r>
              </m:e>
              <m:sub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5"/>
                <w:szCs w:val="25"/>
                <w:shd w:fill="ffde94" w:val="clear"/>
              </w:rPr>
              <m:t xml:space="preserve">-</m:t>
            </m:r>
            <m:nary>
              <m:naryPr>
                <m:chr m:val="∑"/>
                <m:ctrlPr>
                  <w:rPr>
                    <w:color w:val="434343"/>
                    <w:sz w:val="25"/>
                    <w:szCs w:val="25"/>
                    <w:shd w:fill="ffde94" w:val="clear"/>
                  </w:rPr>
                </m:ctrlPr>
              </m:naryPr>
              <m:sub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j=1</m:t>
                </m:r>
              </m:sub>
              <m:sup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i-1</m:t>
                </m:r>
              </m:sup>
            </m:nary>
            <m:sSub>
              <m:sSubPr>
                <m:ctrlPr>
                  <w:rPr>
                    <w:color w:val="434343"/>
                    <w:sz w:val="25"/>
                    <w:szCs w:val="25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ij</m:t>
                </m:r>
              </m:sub>
            </m:sSub>
            <m:r>
              <w:rPr>
                <w:color w:val="434343"/>
                <w:sz w:val="25"/>
                <w:szCs w:val="25"/>
                <w:shd w:fill="ffde94" w:val="clear"/>
              </w:rPr>
              <m:t>⋅</m:t>
            </m:r>
            <m:sSub>
              <m:sSubPr>
                <m:ctrlPr>
                  <w:rPr>
                    <w:color w:val="434343"/>
                    <w:sz w:val="25"/>
                    <w:szCs w:val="25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x</m:t>
                </m:r>
              </m:e>
              <m:sub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j</m:t>
                </m:r>
              </m:sub>
            </m:sSub>
          </m:num>
          <m:den>
            <m:sSub>
              <m:sSubPr>
                <m:ctrlPr>
                  <w:rPr>
                    <w:color w:val="434343"/>
                    <w:sz w:val="25"/>
                    <w:szCs w:val="25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ii</m:t>
                </m:r>
              </m:sub>
            </m:sSub>
          </m:den>
        </m:f>
      </m:oMath>
      <w:r w:rsidDel="00000000" w:rsidR="00000000" w:rsidRPr="00000000">
        <w:rPr>
          <w:color w:val="434343"/>
          <w:sz w:val="25"/>
          <w:szCs w:val="25"/>
          <w:rtl w:val="0"/>
        </w:rPr>
        <w:t xml:space="preserve">,</w:t>
      </w:r>
      <w:r w:rsidDel="00000000" w:rsidR="00000000" w:rsidRPr="00000000">
        <w:rPr>
          <w:color w:val="434343"/>
          <w:sz w:val="25"/>
          <w:szCs w:val="25"/>
          <w:rtl w:val="0"/>
        </w:rPr>
        <w:t xml:space="preserve"> </w:t>
      </w:r>
      <m:oMath>
        <m:r>
          <w:rPr>
            <w:color w:val="434343"/>
            <w:sz w:val="25"/>
            <w:szCs w:val="25"/>
          </w:rPr>
          <m:t xml:space="preserve">i=1:n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before="200" w:lineRule="auto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SST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(sistem superior triunghiular)                         - </w:t>
      </w:r>
      <m:oMath>
        <m:r>
          <w:rPr>
            <w:color w:val="434343"/>
            <w:sz w:val="19"/>
            <w:szCs w:val="19"/>
          </w:rPr>
          <m:t xml:space="preserve">Complexitate O(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n</m:t>
            </m:r>
          </m:e>
          <m:sup>
            <m:r>
              <w:rPr>
                <w:color w:val="434343"/>
                <w:sz w:val="19"/>
                <w:szCs w:val="19"/>
              </w:rPr>
              <m:t xml:space="preserve">2</m:t>
            </m:r>
          </m:sup>
        </m:sSup>
        <m:r>
          <w:rPr>
            <w:color w:val="434343"/>
            <w:sz w:val="19"/>
            <w:szCs w:val="19"/>
          </w:rPr>
          <m:t xml:space="preserve">)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-</w:t>
      </w:r>
    </w:p>
    <w:p w:rsidR="00000000" w:rsidDel="00000000" w:rsidP="00000000" w:rsidRDefault="00000000" w:rsidRPr="00000000" w14:paraId="0000003A">
      <w:pPr>
        <w:pageBreakBefore w:val="0"/>
        <w:spacing w:before="200" w:lineRule="auto"/>
        <w:rPr>
          <w:color w:val="434343"/>
          <w:sz w:val="25"/>
          <w:szCs w:val="25"/>
        </w:rPr>
      </w:pPr>
      <m:oMath>
        <m:sSub>
          <m:sSubPr>
            <m:ctrlPr>
              <w:rPr>
                <w:color w:val="434343"/>
                <w:sz w:val="25"/>
                <w:szCs w:val="25"/>
                <w:shd w:fill="ffde94" w:val="clear"/>
              </w:rPr>
            </m:ctrlPr>
          </m:sSubPr>
          <m:e>
            <m:r>
              <w:rPr>
                <w:color w:val="434343"/>
                <w:sz w:val="25"/>
                <w:szCs w:val="25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25"/>
                <w:szCs w:val="25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25"/>
            <w:szCs w:val="25"/>
            <w:shd w:fill="ffde94" w:val="clear"/>
          </w:rPr>
          <m:t xml:space="preserve">=</m:t>
        </m:r>
        <m:f>
          <m:fPr>
            <m:ctrlPr>
              <w:rPr>
                <w:color w:val="434343"/>
                <w:sz w:val="25"/>
                <w:szCs w:val="25"/>
                <w:shd w:fill="ffde94" w:val="clear"/>
              </w:rPr>
            </m:ctrlPr>
          </m:fPr>
          <m:num>
            <m:sSub>
              <m:sSubPr>
                <m:ctrlPr>
                  <w:rPr>
                    <w:color w:val="434343"/>
                    <w:sz w:val="25"/>
                    <w:szCs w:val="25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b</m:t>
                </m:r>
              </m:e>
              <m:sub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5"/>
                <w:szCs w:val="25"/>
                <w:shd w:fill="ffde94" w:val="clear"/>
              </w:rPr>
              <m:t xml:space="preserve">-</m:t>
            </m:r>
            <m:nary>
              <m:naryPr>
                <m:chr m:val="∑"/>
                <m:ctrlPr>
                  <w:rPr>
                    <w:color w:val="434343"/>
                    <w:sz w:val="25"/>
                    <w:szCs w:val="25"/>
                    <w:shd w:fill="ffde94" w:val="clear"/>
                  </w:rPr>
                </m:ctrlPr>
              </m:naryPr>
              <m:sub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j=i+1</m:t>
                </m:r>
              </m:sub>
              <m:sup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n</m:t>
                </m:r>
              </m:sup>
            </m:nary>
            <m:sSub>
              <m:sSubPr>
                <m:ctrlPr>
                  <w:rPr>
                    <w:color w:val="434343"/>
                    <w:sz w:val="25"/>
                    <w:szCs w:val="25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ij</m:t>
                </m:r>
              </m:sub>
            </m:sSub>
            <m:r>
              <w:rPr>
                <w:color w:val="434343"/>
                <w:sz w:val="25"/>
                <w:szCs w:val="25"/>
                <w:shd w:fill="ffde94" w:val="clear"/>
              </w:rPr>
              <m:t>⋅</m:t>
            </m:r>
            <m:sSub>
              <m:sSubPr>
                <m:ctrlPr>
                  <w:rPr>
                    <w:color w:val="434343"/>
                    <w:sz w:val="25"/>
                    <w:szCs w:val="25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x</m:t>
                </m:r>
              </m:e>
              <m:sub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j</m:t>
                </m:r>
              </m:sub>
            </m:sSub>
          </m:num>
          <m:den>
            <m:sSub>
              <m:sSubPr>
                <m:ctrlPr>
                  <w:rPr>
                    <w:color w:val="434343"/>
                    <w:sz w:val="25"/>
                    <w:szCs w:val="25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5"/>
                    <w:szCs w:val="25"/>
                    <w:shd w:fill="ffde94" w:val="clear"/>
                  </w:rPr>
                  <m:t xml:space="preserve">ii</m:t>
                </m:r>
              </m:sub>
            </m:sSub>
          </m:den>
        </m:f>
      </m:oMath>
      <w:r w:rsidDel="00000000" w:rsidR="00000000" w:rsidRPr="00000000">
        <w:rPr>
          <w:color w:val="434343"/>
          <w:sz w:val="25"/>
          <w:szCs w:val="25"/>
          <w:rtl w:val="0"/>
        </w:rPr>
        <w:t xml:space="preserve">, </w:t>
      </w:r>
      <m:oMath>
        <m:r>
          <w:rPr>
            <w:color w:val="434343"/>
            <w:sz w:val="25"/>
            <w:szCs w:val="25"/>
          </w:rPr>
          <m:t xml:space="preserve">i=n:1</m:t>
        </m:r>
      </m:oMath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Transformarea Householder</w:t>
      </w:r>
    </w:p>
    <w:p w:rsidR="00000000" w:rsidDel="00000000" w:rsidP="00000000" w:rsidRDefault="00000000" w:rsidRPr="00000000" w14:paraId="0000003C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R = HA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</w:t>
      </w:r>
      <m:oMath>
        <m:r>
          <w:rPr>
            <w:color w:val="434343"/>
            <w:sz w:val="19"/>
            <w:szCs w:val="19"/>
          </w:rPr>
          <m:t xml:space="preserve">A</m:t>
        </m:r>
        <m:r>
          <w:rPr>
            <w:color w:val="434343"/>
            <w:sz w:val="19"/>
            <w:szCs w:val="19"/>
          </w:rPr>
          <m:t>∈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R</m:t>
            </m:r>
          </m:e>
          <m:sup>
            <m:r>
              <w:rPr>
                <w:color w:val="434343"/>
                <w:sz w:val="19"/>
                <w:szCs w:val="19"/>
              </w:rPr>
              <m:t xml:space="preserve">m</m:t>
            </m:r>
            <m:r>
              <w:rPr>
                <w:color w:val="434343"/>
                <w:sz w:val="19"/>
                <w:szCs w:val="19"/>
              </w:rPr>
              <m:t>×</m:t>
            </m:r>
            <m:r>
              <w:rPr>
                <w:color w:val="434343"/>
                <w:sz w:val="19"/>
                <w:szCs w:val="19"/>
              </w:rPr>
              <m:t xml:space="preserve">n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, </w:t>
      </w:r>
      <m:oMath>
        <m:r>
          <w:rPr>
            <w:color w:val="434343"/>
            <w:sz w:val="19"/>
            <w:szCs w:val="19"/>
          </w:rPr>
          <m:t xml:space="preserve">R</m:t>
        </m:r>
        <m:r>
          <w:rPr>
            <w:color w:val="434343"/>
            <w:sz w:val="19"/>
            <w:szCs w:val="19"/>
          </w:rPr>
          <m:t>∈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R</m:t>
            </m:r>
          </m:e>
          <m:sup>
            <m:r>
              <w:rPr>
                <w:color w:val="434343"/>
                <w:sz w:val="19"/>
                <w:szCs w:val="19"/>
              </w:rPr>
              <m:t xml:space="preserve">m</m:t>
            </m:r>
            <m:r>
              <w:rPr>
                <w:color w:val="434343"/>
                <w:sz w:val="19"/>
                <w:szCs w:val="19"/>
              </w:rPr>
              <m:t>×</m:t>
            </m:r>
            <m:r>
              <w:rPr>
                <w:color w:val="434343"/>
                <w:sz w:val="19"/>
                <w:szCs w:val="19"/>
              </w:rPr>
              <m:t xml:space="preserve">n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matrice superior triunghiulară, </w:t>
      </w:r>
      <m:oMath>
        <m:r>
          <w:rPr>
            <w:color w:val="434343"/>
            <w:sz w:val="19"/>
            <w:szCs w:val="19"/>
          </w:rPr>
          <m:t xml:space="preserve">H</m:t>
        </m:r>
        <m:r>
          <w:rPr>
            <w:color w:val="434343"/>
            <w:sz w:val="19"/>
            <w:szCs w:val="19"/>
          </w:rPr>
          <m:t>∈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R</m:t>
            </m:r>
          </m:e>
          <m:sup>
            <m:r>
              <w:rPr>
                <w:color w:val="434343"/>
                <w:sz w:val="19"/>
                <w:szCs w:val="19"/>
              </w:rPr>
              <m:t xml:space="preserve">m</m:t>
            </m:r>
            <m:r>
              <w:rPr>
                <w:color w:val="434343"/>
                <w:sz w:val="19"/>
                <w:szCs w:val="19"/>
              </w:rPr>
              <m:t>×</m:t>
            </m:r>
            <m:r>
              <w:rPr>
                <w:color w:val="434343"/>
                <w:sz w:val="19"/>
                <w:szCs w:val="19"/>
              </w:rPr>
              <m:t xml:space="preserve">m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matrice ortogonală, simetrică</w:t>
      </w:r>
    </w:p>
    <w:p w:rsidR="00000000" w:rsidDel="00000000" w:rsidP="00000000" w:rsidRDefault="00000000" w:rsidRPr="00000000" w14:paraId="0000003D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Reflectorii elementari Householder </w:t>
      </w:r>
      <m:oMath>
        <m:r>
          <w:rPr>
            <w:color w:val="434343"/>
            <w:sz w:val="19"/>
            <w:szCs w:val="19"/>
          </w:rPr>
          <m:t xml:space="preserve">H=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H</m:t>
            </m:r>
          </m:e>
          <m:sub>
            <m:r>
              <w:rPr>
                <w:color w:val="434343"/>
                <w:sz w:val="19"/>
                <w:szCs w:val="19"/>
              </w:rPr>
              <m:t xml:space="preserve">min(m-1,n) </m:t>
            </m:r>
          </m:sub>
        </m:sSub>
        <m:r>
          <w:rPr>
            <w:color w:val="434343"/>
            <w:sz w:val="19"/>
            <w:szCs w:val="19"/>
          </w:rPr>
          <m:t xml:space="preserve">...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  H</m:t>
            </m:r>
          </m:e>
          <m:sub>
            <m:r>
              <w:rPr>
                <w:color w:val="434343"/>
                <w:sz w:val="19"/>
                <w:szCs w:val="19"/>
              </w:rPr>
              <m:t xml:space="preserve">p  </m:t>
            </m:r>
          </m:sub>
        </m:sSub>
        <m:r>
          <w:rPr>
            <w:color w:val="434343"/>
            <w:sz w:val="19"/>
            <w:szCs w:val="19"/>
          </w:rPr>
          <m:t xml:space="preserve">... 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H</m:t>
            </m:r>
          </m:e>
          <m:sub>
            <m:r>
              <w:rPr>
                <w:color w:val="434343"/>
                <w:sz w:val="19"/>
                <w:szCs w:val="19"/>
              </w:rPr>
              <m:t xml:space="preserve">2</m:t>
            </m:r>
          </m:sub>
        </m:sSub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 H</m:t>
            </m:r>
          </m:e>
          <m:sub>
            <m:r>
              <w:rPr>
                <w:color w:val="434343"/>
                <w:sz w:val="19"/>
                <w:szCs w:val="19"/>
              </w:rPr>
              <m:t xml:space="preserve">1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before="200" w:lineRule="auto"/>
        <w:jc w:val="center"/>
        <w:rPr>
          <w:color w:val="434343"/>
          <w:sz w:val="23"/>
          <w:szCs w:val="23"/>
          <w:shd w:fill="ffde94" w:val="clear"/>
        </w:rPr>
      </w:pPr>
      <m:oMath>
        <m:sSub>
          <m:sSubPr>
            <m:ctrlPr>
              <w:rPr>
                <w:color w:val="434343"/>
                <w:sz w:val="23"/>
                <w:szCs w:val="23"/>
                <w:shd w:fill="ffde94" w:val="clear"/>
              </w:rPr>
            </m:ctrlPr>
          </m:sSubPr>
          <m:e>
            <m:r>
              <w:rPr>
                <w:color w:val="434343"/>
                <w:sz w:val="23"/>
                <w:szCs w:val="23"/>
                <w:shd w:fill="ffde94" w:val="clear"/>
              </w:rPr>
              <m:t xml:space="preserve">H</m:t>
            </m:r>
          </m:e>
          <m:sub>
            <m:r>
              <w:rPr>
                <w:color w:val="434343"/>
                <w:sz w:val="23"/>
                <w:szCs w:val="23"/>
                <w:shd w:fill="ffde94" w:val="clear"/>
              </w:rPr>
              <m:t xml:space="preserve">p</m:t>
            </m:r>
          </m:sub>
        </m:sSub>
        <m:r>
          <w:rPr>
            <w:color w:val="434343"/>
            <w:sz w:val="23"/>
            <w:szCs w:val="23"/>
            <w:shd w:fill="ffde94" w:val="clear"/>
          </w:rPr>
          <m:t xml:space="preserve">=</m:t>
        </m:r>
        <m:sSub>
          <m:sSubPr>
            <m:ctrlPr>
              <w:rPr>
                <w:color w:val="434343"/>
                <w:sz w:val="23"/>
                <w:szCs w:val="23"/>
                <w:shd w:fill="ffde94" w:val="clear"/>
              </w:rPr>
            </m:ctrlPr>
          </m:sSubPr>
          <m:e>
            <m:r>
              <w:rPr>
                <w:color w:val="434343"/>
                <w:sz w:val="23"/>
                <w:szCs w:val="23"/>
                <w:shd w:fill="ffde94" w:val="clear"/>
              </w:rPr>
              <m:t xml:space="preserve">I</m:t>
            </m:r>
          </m:e>
          <m:sub>
            <m:r>
              <w:rPr>
                <w:color w:val="434343"/>
                <w:sz w:val="23"/>
                <w:szCs w:val="23"/>
                <w:shd w:fill="ffde94" w:val="clear"/>
              </w:rPr>
              <m:t xml:space="preserve">m</m:t>
            </m:r>
          </m:sub>
        </m:sSub>
        <m:r>
          <w:rPr>
            <w:color w:val="434343"/>
            <w:sz w:val="23"/>
            <w:szCs w:val="23"/>
            <w:shd w:fill="ffde94" w:val="clear"/>
          </w:rPr>
          <m:t xml:space="preserve">-2</m:t>
        </m:r>
        <m:f>
          <m:fPr>
            <m:ctrlPr>
              <w:rPr>
                <w:color w:val="434343"/>
                <w:sz w:val="23"/>
                <w:szCs w:val="23"/>
                <w:shd w:fill="ffde94" w:val="clear"/>
              </w:rPr>
            </m:ctrlPr>
          </m:fPr>
          <m:num>
            <m:sSub>
              <m:sSubPr>
                <m:ctrlPr>
                  <w:rPr>
                    <w:color w:val="434343"/>
                    <w:sz w:val="23"/>
                    <w:szCs w:val="23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3"/>
                    <w:szCs w:val="23"/>
                    <w:shd w:fill="ffde94" w:val="clear"/>
                  </w:rPr>
                  <m:t xml:space="preserve">v</m:t>
                </m:r>
              </m:e>
              <m:sub>
                <m:r>
                  <w:rPr>
                    <w:color w:val="434343"/>
                    <w:sz w:val="23"/>
                    <w:szCs w:val="23"/>
                    <w:shd w:fill="ffde94" w:val="clear"/>
                  </w:rPr>
                  <m:t xml:space="preserve">p</m:t>
                </m:r>
              </m:sub>
            </m:sSub>
            <m:sSup>
              <m:sSupPr>
                <m:ctrlPr>
                  <w:rPr>
                    <w:color w:val="434343"/>
                    <w:sz w:val="23"/>
                    <w:szCs w:val="23"/>
                    <w:shd w:fill="ffde94" w:val="clear"/>
                  </w:rPr>
                </m:ctrlPr>
              </m:sSupPr>
              <m:e>
                <m:sSub>
                  <m:sSubPr>
                    <m:ctrlPr>
                      <w:rPr>
                        <w:color w:val="434343"/>
                        <w:sz w:val="23"/>
                        <w:szCs w:val="23"/>
                        <w:shd w:fill="ffde94" w:val="clear"/>
                      </w:rPr>
                    </m:ctrlPr>
                  </m:sSubPr>
                  <m:e>
                    <m:r>
                      <w:rPr>
                        <w:color w:val="434343"/>
                        <w:sz w:val="23"/>
                        <w:szCs w:val="23"/>
                        <w:shd w:fill="ffde94" w:val="clear"/>
                      </w:rPr>
                      <m:t xml:space="preserve">v</m:t>
                    </m:r>
                  </m:e>
                  <m:sub>
                    <m:r>
                      <w:rPr>
                        <w:color w:val="434343"/>
                        <w:sz w:val="23"/>
                        <w:szCs w:val="23"/>
                        <w:shd w:fill="ffde94" w:val="clear"/>
                      </w:rPr>
                      <m:t xml:space="preserve">p</m:t>
                    </m:r>
                  </m:sub>
                </m:sSub>
              </m:e>
              <m:sup>
                <m:r>
                  <w:rPr>
                    <w:color w:val="434343"/>
                    <w:sz w:val="23"/>
                    <w:szCs w:val="23"/>
                    <w:shd w:fill="ffde94" w:val="clear"/>
                  </w:rPr>
                  <m:t xml:space="preserve">T</m:t>
                </m:r>
              </m:sup>
            </m:sSup>
          </m:num>
          <m:den>
            <m:sSup>
              <m:sSupPr>
                <m:ctrlPr>
                  <w:rPr>
                    <w:color w:val="434343"/>
                    <w:sz w:val="23"/>
                    <w:szCs w:val="23"/>
                    <w:shd w:fill="ffde94" w:val="clear"/>
                  </w:rPr>
                </m:ctrlPr>
              </m:sSupPr>
              <m:e>
                <m:sSub>
                  <m:sSubPr>
                    <m:ctrlPr>
                      <w:rPr>
                        <w:color w:val="434343"/>
                        <w:sz w:val="23"/>
                        <w:szCs w:val="23"/>
                        <w:shd w:fill="ffde94" w:val="clear"/>
                      </w:rPr>
                    </m:ctrlPr>
                  </m:sSubPr>
                  <m:e>
                    <m:r>
                      <w:rPr>
                        <w:color w:val="434343"/>
                        <w:sz w:val="23"/>
                        <w:szCs w:val="23"/>
                        <w:shd w:fill="ffde94" w:val="clear"/>
                      </w:rPr>
                      <m:t xml:space="preserve">v</m:t>
                    </m:r>
                  </m:e>
                  <m:sub>
                    <m:r>
                      <w:rPr>
                        <w:color w:val="434343"/>
                        <w:sz w:val="23"/>
                        <w:szCs w:val="23"/>
                        <w:shd w:fill="ffde94" w:val="clear"/>
                      </w:rPr>
                      <m:t xml:space="preserve">p</m:t>
                    </m:r>
                  </m:sub>
                </m:sSub>
              </m:e>
              <m:sup>
                <m:r>
                  <w:rPr>
                    <w:color w:val="434343"/>
                    <w:sz w:val="23"/>
                    <w:szCs w:val="23"/>
                    <w:shd w:fill="ffde94" w:val="clear"/>
                  </w:rPr>
                  <m:t xml:space="preserve">T</m:t>
                </m:r>
              </m:sup>
            </m:sSup>
            <m:sSub>
              <m:sSubPr>
                <m:ctrlPr>
                  <w:rPr>
                    <w:color w:val="434343"/>
                    <w:sz w:val="23"/>
                    <w:szCs w:val="23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3"/>
                    <w:szCs w:val="23"/>
                    <w:shd w:fill="ffde94" w:val="clear"/>
                  </w:rPr>
                  <m:t xml:space="preserve">v</m:t>
                </m:r>
              </m:e>
              <m:sub>
                <m:r>
                  <w:rPr>
                    <w:color w:val="434343"/>
                    <w:sz w:val="23"/>
                    <w:szCs w:val="23"/>
                    <w:shd w:fill="ffde94" w:val="clear"/>
                  </w:rPr>
                  <m:t xml:space="preserve">p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v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  <m:r>
          <w:rPr>
            <w:color w:val="434343"/>
            <w:sz w:val="19"/>
            <w:szCs w:val="19"/>
          </w:rPr>
          <m:t xml:space="preserve"> = [0 0 · · ·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v</m:t>
            </m:r>
          </m:e>
          <m:sub>
            <m:r>
              <w:rPr>
                <w:color w:val="434343"/>
                <w:sz w:val="19"/>
                <w:szCs w:val="19"/>
              </w:rPr>
              <m:t xml:space="preserve">pp</m:t>
            </m:r>
          </m:sub>
        </m:sSub>
        <m:r>
          <w:rPr>
            <w:color w:val="434343"/>
            <w:sz w:val="19"/>
            <w:szCs w:val="19"/>
          </w:rPr>
          <m:t xml:space="preserve"> · · ·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v</m:t>
            </m:r>
          </m:e>
          <m:sub>
            <m:r>
              <w:rPr>
                <w:color w:val="434343"/>
                <w:sz w:val="19"/>
                <w:szCs w:val="19"/>
              </w:rPr>
              <m:t xml:space="preserve">mp</m:t>
            </m:r>
          </m:sub>
        </m:sSub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]</m:t>
            </m:r>
          </m:e>
          <m:sup>
            <m:r>
              <w:rPr>
                <w:color w:val="434343"/>
                <w:sz w:val="19"/>
                <w:szCs w:val="19"/>
              </w:rPr>
              <m:t xml:space="preserve">T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- vector Householder</w:t>
      </w:r>
    </w:p>
    <w:p w:rsidR="00000000" w:rsidDel="00000000" w:rsidP="00000000" w:rsidRDefault="00000000" w:rsidRPr="00000000" w14:paraId="00000040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v</m:t>
            </m:r>
          </m:e>
          <m:sub>
            <m:r>
              <w:rPr>
                <w:color w:val="434343"/>
                <w:sz w:val="19"/>
                <w:szCs w:val="19"/>
              </w:rPr>
              <m:t xml:space="preserve">pp</m:t>
            </m:r>
          </m:sub>
        </m:sSub>
        <m:r>
          <w:rPr>
            <w:color w:val="434343"/>
            <w:sz w:val="19"/>
            <w:szCs w:val="19"/>
          </w:rPr>
          <m:t xml:space="preserve"> =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pp</m:t>
            </m:r>
          </m:sub>
        </m:sSub>
        <m:r>
          <w:rPr>
            <w:color w:val="434343"/>
            <w:sz w:val="19"/>
            <w:szCs w:val="19"/>
          </w:rPr>
          <m:t xml:space="preserve"> +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>σ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|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v</m:t>
            </m:r>
          </m:e>
          <m:sub>
            <m:r>
              <w:rPr>
                <w:color w:val="434343"/>
                <w:sz w:val="19"/>
                <w:szCs w:val="19"/>
              </w:rPr>
              <m:t xml:space="preserve">ip</m:t>
            </m:r>
          </m:sub>
        </m:sSub>
        <m:r>
          <w:rPr>
            <w:color w:val="434343"/>
            <w:sz w:val="19"/>
            <w:szCs w:val="19"/>
          </w:rPr>
          <m:t xml:space="preserve">=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ip</m:t>
            </m:r>
          </m:sub>
        </m:sSub>
        <m:r>
          <w:rPr>
            <w:color w:val="434343"/>
            <w:sz w:val="19"/>
            <w:szCs w:val="19"/>
          </w:rPr>
          <m:t xml:space="preserve"> </m:t>
        </m:r>
        <m:r>
          <w:rPr>
            <w:color w:val="434343"/>
            <w:sz w:val="19"/>
            <w:szCs w:val="19"/>
          </w:rPr>
          <m:t>∀</m:t>
        </m:r>
        <m:r>
          <w:rPr>
            <w:color w:val="434343"/>
            <w:sz w:val="19"/>
            <w:szCs w:val="19"/>
          </w:rPr>
          <m:t xml:space="preserve">i&gt;p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|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m:t>β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  <m:r>
          <w:rPr>
            <w:color w:val="434343"/>
            <w:sz w:val="19"/>
            <w:szCs w:val="19"/>
          </w:rPr>
          <m:t xml:space="preserve"> =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>σ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  <m:r>
          <w:rPr>
            <w:color w:val="434343"/>
            <w:sz w:val="19"/>
            <w:szCs w:val="19"/>
          </w:rPr>
          <m:t>⋅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v</m:t>
            </m:r>
          </m:e>
          <m:sub>
            <m:r>
              <w:rPr>
                <w:color w:val="434343"/>
                <w:sz w:val="19"/>
                <w:szCs w:val="19"/>
              </w:rPr>
              <m:t xml:space="preserve">pp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  <m:r>
          <w:rPr>
            <w:color w:val="434343"/>
            <w:sz w:val="19"/>
            <w:szCs w:val="19"/>
          </w:rPr>
          <m:t xml:space="preserve">=[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1p</m:t>
            </m:r>
          </m:sub>
        </m:sSub>
        <m:r>
          <w:rPr>
            <w:color w:val="434343"/>
            <w:sz w:val="19"/>
            <w:szCs w:val="19"/>
          </w:rPr>
          <m:t xml:space="preserve">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2p</m:t>
            </m:r>
          </m:sub>
        </m:sSub>
        <m:r>
          <w:rPr>
            <w:color w:val="434343"/>
            <w:sz w:val="19"/>
            <w:szCs w:val="19"/>
          </w:rPr>
          <m:t xml:space="preserve"> ...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mp</m:t>
            </m:r>
          </m:sub>
        </m:sSub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]</m:t>
            </m:r>
          </m:e>
          <m:sup>
            <m:r>
              <w:rPr>
                <w:color w:val="434343"/>
                <w:sz w:val="19"/>
                <w:szCs w:val="19"/>
              </w:rPr>
              <m:t xml:space="preserve">T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|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m:t>σ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  <m:r>
          <w:rPr>
            <w:color w:val="434343"/>
            <w:sz w:val="19"/>
            <w:szCs w:val="19"/>
          </w:rPr>
          <m:t xml:space="preserve"> = sign(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pp</m:t>
            </m:r>
          </m:sub>
        </m:sSub>
        <m:r>
          <w:rPr>
            <w:color w:val="434343"/>
            <w:sz w:val="19"/>
            <w:szCs w:val="19"/>
          </w:rPr>
          <m:t xml:space="preserve">)</m:t>
        </m:r>
        <m:rad>
          <m:radPr>
            <m:degHide m:val="1"/>
            <m:ctrlPr>
              <w:rPr>
                <w:color w:val="434343"/>
                <w:sz w:val="19"/>
                <w:szCs w:val="19"/>
              </w:rPr>
            </m:ctrlPr>
          </m:radPr>
          <m:e>
            <m:nary>
              <m:naryPr>
                <m:chr m:val="∑"/>
                <m:ctrlPr>
                  <w:rPr>
                    <w:color w:val="434343"/>
                    <w:sz w:val="19"/>
                    <w:szCs w:val="19"/>
                  </w:rPr>
                </m:ctrlPr>
              </m:naryPr>
              <m:sub>
                <m:r>
                  <w:rPr>
                    <w:color w:val="434343"/>
                    <w:sz w:val="19"/>
                    <w:szCs w:val="19"/>
                  </w:rPr>
                  <m:t xml:space="preserve">i=p</m:t>
                </m:r>
              </m:sub>
              <m:sup>
                <m:r>
                  <w:rPr>
                    <w:color w:val="434343"/>
                    <w:sz w:val="19"/>
                    <w:szCs w:val="19"/>
                  </w:rPr>
                  <m:t xml:space="preserve">m</m:t>
                </m:r>
              </m:sup>
            </m:nary>
            <m:sSub>
              <m:sSubPr>
                <m:ctrlPr>
                  <w:rPr>
                    <w:color w:val="434343"/>
                    <w:sz w:val="19"/>
                    <w:szCs w:val="19"/>
                  </w:rPr>
                </m:ctrlPr>
              </m:sSubPr>
              <m:e>
                <m:sSup>
                  <m:sSupPr>
                    <m:ctrlPr>
                      <w:rPr>
                        <w:color w:val="434343"/>
                        <w:sz w:val="19"/>
                        <w:szCs w:val="19"/>
                      </w:rPr>
                    </m:ctrlPr>
                  </m:sSupPr>
                  <m:e>
                    <m:r>
                      <w:rPr>
                        <w:color w:val="434343"/>
                        <w:sz w:val="19"/>
                        <w:szCs w:val="19"/>
                      </w:rPr>
                      <m:t xml:space="preserve">a</m:t>
                    </m:r>
                  </m:e>
                  <m:sup>
                    <m:r>
                      <w:rPr>
                        <w:color w:val="434343"/>
                        <w:sz w:val="19"/>
                        <w:szCs w:val="19"/>
                      </w:rPr>
                      <m:t xml:space="preserve">2</m:t>
                    </m:r>
                  </m:sup>
                </m:sSup>
              </m:e>
              <m:sub>
                <m:r>
                  <w:rPr>
                    <w:color w:val="434343"/>
                    <w:sz w:val="19"/>
                    <w:szCs w:val="19"/>
                  </w:rPr>
                  <m:t xml:space="preserve">ip</m:t>
                </m:r>
              </m:sub>
            </m:sSub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După </w:t>
      </w:r>
      <m:oMath>
        <m:r>
          <w:rPr>
            <w:color w:val="434343"/>
            <w:sz w:val="19"/>
            <w:szCs w:val="19"/>
          </w:rPr>
          <m:t xml:space="preserve">A=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H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  <m:r>
          <w:rPr>
            <w:color w:val="434343"/>
            <w:sz w:val="19"/>
            <w:szCs w:val="19"/>
          </w:rPr>
          <m:t xml:space="preserve">A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=&gt; 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0"/>
        </w:numPr>
        <w:spacing w:after="0" w:afterAutospacing="0" w:before="200" w:lineRule="auto"/>
        <w:ind w:left="720" w:hanging="360"/>
        <w:jc w:val="both"/>
        <w:rPr>
          <w:b w:val="1"/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coloanele 1:p-1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- rămân neschimbate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coloana p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-elementele de pe liniile 1:p-1 rămân la fel,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pp</m:t>
            </m:r>
          </m:sub>
        </m:sSub>
        <m:r>
          <w:rPr>
            <w:color w:val="434343"/>
            <w:sz w:val="19"/>
            <w:szCs w:val="19"/>
          </w:rPr>
          <m:t xml:space="preserve">= -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>σ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ip</m:t>
            </m:r>
          </m:sub>
        </m:sSub>
        <m:r>
          <w:rPr>
            <w:color w:val="434343"/>
            <w:sz w:val="19"/>
            <w:szCs w:val="19"/>
          </w:rPr>
          <m:t xml:space="preserve">=0  </m:t>
        </m:r>
        <m:r>
          <w:rPr>
            <w:color w:val="434343"/>
            <w:sz w:val="19"/>
            <w:szCs w:val="19"/>
          </w:rPr>
          <m:t>∀</m:t>
        </m:r>
        <m:r>
          <w:rPr>
            <w:color w:val="434343"/>
            <w:sz w:val="19"/>
            <w:szCs w:val="19"/>
          </w:rPr>
          <m:t xml:space="preserve"> i&gt;p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8"/>
        </w:numPr>
        <w:spacing w:before="0" w:beforeAutospacing="0" w:lineRule="auto"/>
        <w:ind w:left="720" w:hanging="360"/>
        <w:jc w:val="both"/>
        <w:rPr>
          <w:b w:val="1"/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coloanele p+1:n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- elementele de pe liniile 1:p-1 rămân neschimbate și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ij</m:t>
            </m:r>
          </m:sub>
        </m:sSub>
        <m:r>
          <w:rPr>
            <w:color w:val="434343"/>
            <w:sz w:val="19"/>
            <w:szCs w:val="19"/>
          </w:rPr>
          <m:t xml:space="preserve">=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ij </m:t>
            </m:r>
          </m:sub>
        </m:sSub>
        <m:r>
          <w:rPr>
            <w:color w:val="434343"/>
            <w:sz w:val="19"/>
            <w:szCs w:val="19"/>
          </w:rPr>
          <m:t xml:space="preserve">-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>τ</m:t>
            </m:r>
          </m:e>
          <m:sub>
            <m:r>
              <w:rPr>
                <w:color w:val="434343"/>
                <w:sz w:val="19"/>
                <w:szCs w:val="19"/>
              </w:rPr>
              <m:t xml:space="preserve">j</m:t>
            </m:r>
          </m:sub>
        </m:sSub>
        <m:r>
          <w:rPr>
            <w:color w:val="434343"/>
            <w:sz w:val="19"/>
            <w:szCs w:val="19"/>
          </w:rPr>
          <m:t>⋅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v</m:t>
            </m:r>
          </m:e>
          <m:sub>
            <m:r>
              <w:rPr>
                <w:color w:val="434343"/>
                <w:sz w:val="19"/>
                <w:szCs w:val="19"/>
              </w:rPr>
              <m:t xml:space="preserve">ip</m:t>
            </m:r>
          </m:sub>
        </m:sSub>
        <m:r>
          <w:rPr>
            <w:color w:val="434343"/>
            <w:sz w:val="19"/>
            <w:szCs w:val="19"/>
          </w:rPr>
          <m:t xml:space="preserve">, </m:t>
        </m:r>
        <m:r>
          <w:rPr>
            <w:color w:val="434343"/>
            <w:sz w:val="19"/>
            <w:szCs w:val="19"/>
          </w:rPr>
          <m:t>∀</m:t>
        </m:r>
        <m:r>
          <w:rPr>
            <w:color w:val="434343"/>
            <w:sz w:val="19"/>
            <w:szCs w:val="19"/>
          </w:rPr>
          <m:t xml:space="preserve"> i</m:t>
        </m:r>
        <m:r>
          <w:rPr>
            <w:color w:val="434343"/>
            <w:sz w:val="19"/>
            <w:szCs w:val="19"/>
          </w:rPr>
          <m:t>≥</m:t>
        </m:r>
        <m:r>
          <w:rPr>
            <w:color w:val="434343"/>
            <w:sz w:val="19"/>
            <w:szCs w:val="19"/>
          </w:rPr>
          <m:t xml:space="preserve">p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</w:t>
      </w:r>
      <m:oMath>
        <m:sSub>
          <m:sSubPr>
            <m:ctrlPr>
              <w:rPr>
                <w:color w:val="434343"/>
                <w:sz w:val="25"/>
                <w:szCs w:val="25"/>
              </w:rPr>
            </m:ctrlPr>
          </m:sSubPr>
          <m:e>
            <m:r>
              <m:t>τ</m:t>
            </m:r>
          </m:e>
          <m:sub>
            <m:r>
              <w:rPr>
                <w:color w:val="434343"/>
                <w:sz w:val="25"/>
                <w:szCs w:val="25"/>
              </w:rPr>
              <m:t xml:space="preserve">j</m:t>
            </m:r>
          </m:sub>
        </m:sSub>
        <m:r>
          <w:rPr>
            <w:color w:val="434343"/>
            <w:sz w:val="25"/>
            <w:szCs w:val="25"/>
          </w:rPr>
          <m:t xml:space="preserve">=</m:t>
        </m:r>
        <m:f>
          <m:fPr>
            <m:ctrlPr>
              <w:rPr>
                <w:color w:val="434343"/>
                <w:sz w:val="25"/>
                <w:szCs w:val="25"/>
              </w:rPr>
            </m:ctrlPr>
          </m:fPr>
          <m:num>
            <m:nary>
              <m:naryPr>
                <m:chr m:val="∑"/>
                <m:ctrlPr>
                  <w:rPr>
                    <w:color w:val="434343"/>
                    <w:sz w:val="25"/>
                    <w:szCs w:val="25"/>
                  </w:rPr>
                </m:ctrlPr>
              </m:naryPr>
              <m:sub>
                <m:r>
                  <w:rPr>
                    <w:color w:val="434343"/>
                    <w:sz w:val="25"/>
                    <w:szCs w:val="25"/>
                  </w:rPr>
                  <m:t xml:space="preserve">i=p</m:t>
                </m:r>
              </m:sub>
              <m:sup>
                <m:r>
                  <w:rPr>
                    <w:color w:val="434343"/>
                    <w:sz w:val="25"/>
                    <w:szCs w:val="25"/>
                  </w:rPr>
                  <m:t xml:space="preserve">m</m:t>
                </m:r>
              </m:sup>
            </m:nary>
            <m:sSub>
              <m:sSubPr>
                <m:ctrlPr>
                  <w:rPr>
                    <w:color w:val="434343"/>
                    <w:sz w:val="25"/>
                    <w:szCs w:val="25"/>
                  </w:rPr>
                </m:ctrlPr>
              </m:sSubPr>
              <m:e>
                <m:r>
                  <w:rPr>
                    <w:color w:val="434343"/>
                    <w:sz w:val="25"/>
                    <w:szCs w:val="25"/>
                  </w:rPr>
                  <m:t xml:space="preserve">v</m:t>
                </m:r>
              </m:e>
              <m:sub>
                <m:r>
                  <w:rPr>
                    <w:color w:val="434343"/>
                    <w:sz w:val="25"/>
                    <w:szCs w:val="25"/>
                  </w:rPr>
                  <m:t xml:space="preserve">ip</m:t>
                </m:r>
              </m:sub>
            </m:sSub>
            <m:r>
              <w:rPr>
                <w:color w:val="434343"/>
                <w:sz w:val="25"/>
                <w:szCs w:val="25"/>
              </w:rPr>
              <m:t>⋅</m:t>
            </m:r>
            <m:sSub>
              <m:sSubPr>
                <m:ctrlPr>
                  <w:rPr>
                    <w:color w:val="434343"/>
                    <w:sz w:val="25"/>
                    <w:szCs w:val="25"/>
                  </w:rPr>
                </m:ctrlPr>
              </m:sSubPr>
              <m:e>
                <m:r>
                  <w:rPr>
                    <w:color w:val="434343"/>
                    <w:sz w:val="25"/>
                    <w:szCs w:val="25"/>
                  </w:rPr>
                  <m:t xml:space="preserve">a</m:t>
                </m:r>
              </m:e>
              <m:sub>
                <m:r>
                  <w:rPr>
                    <w:color w:val="434343"/>
                    <w:sz w:val="25"/>
                    <w:szCs w:val="25"/>
                  </w:rPr>
                  <m:t xml:space="preserve">ij</m:t>
                </m:r>
              </m:sub>
            </m:sSub>
          </m:num>
          <m:den>
            <m:sSub>
              <m:sSubPr>
                <m:ctrlPr>
                  <w:rPr>
                    <w:color w:val="434343"/>
                    <w:sz w:val="25"/>
                    <w:szCs w:val="25"/>
                  </w:rPr>
                </m:ctrlPr>
              </m:sSubPr>
              <m:e>
                <m:r>
                  <w:rPr>
                    <w:color w:val="434343"/>
                    <w:sz w:val="25"/>
                    <w:szCs w:val="25"/>
                  </w:rPr>
                  <m:t>β</m:t>
                </m:r>
              </m:e>
              <m:sub>
                <m:r>
                  <w:rPr>
                    <w:color w:val="434343"/>
                    <w:sz w:val="25"/>
                    <w:szCs w:val="25"/>
                  </w:rPr>
                  <m:t xml:space="preserve">p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Transformarea Givens</w:t>
      </w:r>
    </w:p>
    <w:p w:rsidR="00000000" w:rsidDel="00000000" w:rsidP="00000000" w:rsidRDefault="00000000" w:rsidRPr="00000000" w14:paraId="00000047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A = 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sSub>
              <m:sSubPr>
                <m:ctrlPr>
                  <w:rPr>
                    <w:color w:val="434343"/>
                    <w:sz w:val="19"/>
                    <w:szCs w:val="19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</w:rPr>
                  <m:t xml:space="preserve">G</m:t>
                </m:r>
              </m:e>
              <m:sub/>
            </m:sSub>
          </m:e>
          <m:sup>
            <m:r>
              <w:rPr>
                <w:color w:val="434343"/>
                <w:sz w:val="19"/>
                <w:szCs w:val="19"/>
              </w:rPr>
              <m:t xml:space="preserve">T</m:t>
            </m:r>
          </m:sup>
        </m:sSup>
        <m:r>
          <w:rPr>
            <w:color w:val="434343"/>
            <w:sz w:val="19"/>
            <w:szCs w:val="19"/>
          </w:rPr>
          <m:t xml:space="preserve">R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</w:t>
      </w:r>
      <m:oMath>
        <m:r>
          <w:rPr>
            <w:color w:val="434343"/>
            <w:sz w:val="19"/>
            <w:szCs w:val="19"/>
          </w:rPr>
          <m:t xml:space="preserve">A</m:t>
        </m:r>
        <m:r>
          <w:rPr>
            <w:color w:val="434343"/>
            <w:sz w:val="19"/>
            <w:szCs w:val="19"/>
          </w:rPr>
          <m:t>∈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R</m:t>
            </m:r>
          </m:e>
          <m:sup>
            <m:r>
              <w:rPr>
                <w:color w:val="434343"/>
                <w:sz w:val="19"/>
                <w:szCs w:val="19"/>
              </w:rPr>
              <m:t xml:space="preserve">m</m:t>
            </m:r>
            <m:r>
              <w:rPr>
                <w:color w:val="434343"/>
                <w:sz w:val="19"/>
                <w:szCs w:val="19"/>
              </w:rPr>
              <m:t>×</m:t>
            </m:r>
            <m:r>
              <w:rPr>
                <w:color w:val="434343"/>
                <w:sz w:val="19"/>
                <w:szCs w:val="19"/>
              </w:rPr>
              <m:t xml:space="preserve">n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, </w:t>
      </w:r>
      <m:oMath>
        <m:r>
          <w:rPr>
            <w:color w:val="434343"/>
            <w:sz w:val="19"/>
            <w:szCs w:val="19"/>
          </w:rPr>
          <m:t xml:space="preserve">R</m:t>
        </m:r>
        <m:r>
          <w:rPr>
            <w:color w:val="434343"/>
            <w:sz w:val="19"/>
            <w:szCs w:val="19"/>
          </w:rPr>
          <m:t>∈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R</m:t>
            </m:r>
          </m:e>
          <m:sup>
            <m:r>
              <w:rPr>
                <w:color w:val="434343"/>
                <w:sz w:val="19"/>
                <w:szCs w:val="19"/>
              </w:rPr>
              <m:t xml:space="preserve">m</m:t>
            </m:r>
            <m:r>
              <w:rPr>
                <w:color w:val="434343"/>
                <w:sz w:val="19"/>
                <w:szCs w:val="19"/>
              </w:rPr>
              <m:t>×</m:t>
            </m:r>
            <m:r>
              <w:rPr>
                <w:color w:val="434343"/>
                <w:sz w:val="19"/>
                <w:szCs w:val="19"/>
              </w:rPr>
              <m:t xml:space="preserve">n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matrice superior triunghiulară, </w:t>
      </w:r>
      <m:oMath>
        <m:r>
          <w:rPr>
            <w:color w:val="434343"/>
            <w:sz w:val="19"/>
            <w:szCs w:val="19"/>
          </w:rPr>
          <m:t xml:space="preserve">G</m:t>
        </m:r>
        <m:r>
          <w:rPr>
            <w:color w:val="434343"/>
            <w:sz w:val="19"/>
            <w:szCs w:val="19"/>
          </w:rPr>
          <m:t>∈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R</m:t>
            </m:r>
          </m:e>
          <m:sup>
            <m:r>
              <w:rPr>
                <w:color w:val="434343"/>
                <w:sz w:val="19"/>
                <w:szCs w:val="19"/>
              </w:rPr>
              <m:t xml:space="preserve">m</m:t>
            </m:r>
            <m:r>
              <w:rPr>
                <w:color w:val="434343"/>
                <w:sz w:val="19"/>
                <w:szCs w:val="19"/>
              </w:rPr>
              <m:t>×</m:t>
            </m:r>
            <m:r>
              <w:rPr>
                <w:color w:val="434343"/>
                <w:sz w:val="19"/>
                <w:szCs w:val="19"/>
              </w:rPr>
              <m:t xml:space="preserve">m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matrice ortogonală</w:t>
      </w:r>
    </w:p>
    <w:p w:rsidR="00000000" w:rsidDel="00000000" w:rsidP="00000000" w:rsidRDefault="00000000" w:rsidRPr="00000000" w14:paraId="00000048">
      <w:pPr>
        <w:pageBreakBefore w:val="0"/>
        <w:spacing w:before="200" w:lineRule="auto"/>
        <w:jc w:val="both"/>
        <w:rPr>
          <w:i w:val="1"/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G=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G</m:t>
            </m:r>
          </m:e>
          <m:sub>
            <m:r>
              <w:rPr>
                <w:color w:val="434343"/>
                <w:sz w:val="19"/>
                <w:szCs w:val="19"/>
              </w:rPr>
              <m:t xml:space="preserve">n-1,m </m:t>
            </m:r>
          </m:sub>
        </m:sSub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G</m:t>
            </m:r>
          </m:e>
          <m:sub>
            <m:r>
              <w:rPr>
                <w:color w:val="434343"/>
                <w:sz w:val="19"/>
                <w:szCs w:val="19"/>
              </w:rPr>
              <m:t xml:space="preserve">n-2,m  </m:t>
            </m:r>
          </m:sub>
        </m:sSub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G</m:t>
            </m:r>
          </m:e>
          <m:sub>
            <m:r>
              <w:rPr>
                <w:color w:val="434343"/>
                <w:sz w:val="19"/>
                <w:szCs w:val="19"/>
              </w:rPr>
              <m:t xml:space="preserve">n-2,m-1</m:t>
            </m:r>
          </m:sub>
        </m:sSub>
        <m:r>
          <w:rPr>
            <w:color w:val="434343"/>
            <w:sz w:val="19"/>
            <w:szCs w:val="19"/>
          </w:rPr>
          <m:t xml:space="preserve">...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G</m:t>
            </m:r>
          </m:e>
          <m:sub>
            <m:r>
              <w:rPr>
                <w:color w:val="434343"/>
                <w:sz w:val="19"/>
                <w:szCs w:val="19"/>
              </w:rPr>
              <m:t xml:space="preserve">1n</m:t>
            </m:r>
          </m:sub>
        </m:sSub>
        <m:r>
          <w:rPr>
            <w:color w:val="434343"/>
            <w:sz w:val="19"/>
            <w:szCs w:val="19"/>
          </w:rPr>
          <m:t xml:space="preserve"> ... 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G</m:t>
            </m:r>
          </m:e>
          <m:sub>
            <m:r>
              <w:rPr>
                <w:color w:val="434343"/>
                <w:sz w:val="19"/>
                <w:szCs w:val="19"/>
              </w:rPr>
              <m:t xml:space="preserve">13</m:t>
            </m:r>
          </m:sub>
        </m:sSub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G</m:t>
            </m:r>
          </m:e>
          <m:sub>
            <m:r>
              <w:rPr>
                <w:color w:val="434343"/>
                <w:sz w:val="19"/>
                <w:szCs w:val="19"/>
              </w:rPr>
              <m:t xml:space="preserve">12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</w:t>
      </w:r>
      <w:r w:rsidDel="00000000" w:rsidR="00000000" w:rsidRPr="00000000">
        <w:rPr>
          <w:i w:val="1"/>
          <w:color w:val="434343"/>
          <w:sz w:val="19"/>
          <w:szCs w:val="19"/>
          <w:rtl w:val="0"/>
        </w:rPr>
        <w:t xml:space="preserve">R=GA</w:t>
      </w:r>
    </w:p>
    <w:p w:rsidR="00000000" w:rsidDel="00000000" w:rsidP="00000000" w:rsidRDefault="00000000" w:rsidRPr="00000000" w14:paraId="00000049">
      <w:pPr>
        <w:pageBreakBefore w:val="0"/>
        <w:spacing w:before="200" w:lineRule="auto"/>
        <w:rPr>
          <w:color w:val="434343"/>
          <w:sz w:val="19"/>
          <w:szCs w:val="19"/>
        </w:rPr>
      </w:pP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G</m:t>
            </m:r>
          </m:e>
          <m:sub>
            <m:r>
              <w:rPr>
                <w:color w:val="434343"/>
                <w:sz w:val="19"/>
                <w:szCs w:val="19"/>
              </w:rPr>
              <m:t xml:space="preserve">kl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- elimină elementul A(l,k) sub diagonala principală (k&lt;l); are forma: </w:t>
      </w:r>
      <m:oMath>
        <m:r>
          <m:t>ρ</m:t>
        </m:r>
        <m:r>
          <w:rPr>
            <w:color w:val="434343"/>
            <w:sz w:val="19"/>
            <w:szCs w:val="19"/>
          </w:rPr>
          <m:t xml:space="preserve">=</m:t>
        </m:r>
        <m:rad>
          <m:radPr>
            <m:degHide m:val="1"/>
            <m:ctrlPr>
              <w:rPr>
                <w:color w:val="434343"/>
                <w:sz w:val="19"/>
                <w:szCs w:val="19"/>
              </w:rPr>
            </m:ctrlPr>
          </m:radPr>
          <m:e>
            <m:r>
              <w:rPr>
                <w:color w:val="434343"/>
                <w:sz w:val="19"/>
                <w:szCs w:val="19"/>
              </w:rPr>
              <m:t xml:space="preserve">A(k,k</m:t>
            </m:r>
            <m:sSup>
              <m:sSupPr>
                <m:ctrlPr>
                  <w:rPr>
                    <w:color w:val="434343"/>
                    <w:sz w:val="19"/>
                    <w:szCs w:val="19"/>
                  </w:rPr>
                </m:ctrlPr>
              </m:sSupPr>
              <m:e>
                <m:r>
                  <w:rPr>
                    <w:color w:val="434343"/>
                    <w:sz w:val="19"/>
                    <w:szCs w:val="19"/>
                  </w:rPr>
                  <m:t xml:space="preserve">)</m:t>
                </m:r>
              </m:e>
              <m:sup>
                <m:r>
                  <w:rPr>
                    <w:color w:val="434343"/>
                    <w:sz w:val="19"/>
                    <w:szCs w:val="19"/>
                  </w:rPr>
                  <m:t xml:space="preserve">2</m:t>
                </m:r>
              </m:sup>
            </m:sSup>
            <m:r>
              <w:rPr>
                <w:color w:val="434343"/>
                <w:sz w:val="19"/>
                <w:szCs w:val="19"/>
              </w:rPr>
              <m:t xml:space="preserve">+A(l,k</m:t>
            </m:r>
            <m:sSup>
              <m:sSupPr>
                <m:ctrlPr>
                  <w:rPr>
                    <w:color w:val="434343"/>
                    <w:sz w:val="19"/>
                    <w:szCs w:val="19"/>
                  </w:rPr>
                </m:ctrlPr>
              </m:sSupPr>
              <m:e>
                <m:r>
                  <w:rPr>
                    <w:color w:val="434343"/>
                    <w:sz w:val="19"/>
                    <w:szCs w:val="19"/>
                  </w:rPr>
                  <m:t xml:space="preserve">)</m:t>
                </m:r>
              </m:e>
              <m:sup>
                <m:r>
                  <w:rPr>
                    <w:color w:val="434343"/>
                    <w:sz w:val="19"/>
                    <w:szCs w:val="19"/>
                  </w:rPr>
                  <m:t xml:space="preserve">2</m:t>
                </m:r>
              </m:sup>
            </m:sSup>
          </m:e>
        </m:rad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</w:t>
      </w:r>
      <w:r w:rsidDel="00000000" w:rsidR="00000000" w:rsidRPr="00000000">
        <w:rPr>
          <w:color w:val="434343"/>
          <w:sz w:val="19"/>
          <w:szCs w:val="19"/>
        </w:rPr>
        <w:drawing>
          <wp:inline distB="114300" distT="114300" distL="114300" distR="114300">
            <wp:extent cx="2647950" cy="1270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6130" l="15227" r="17625" t="26371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before="200" w:lineRule="auto"/>
        <w:jc w:val="center"/>
        <w:rPr>
          <w:color w:val="434343"/>
          <w:sz w:val="19"/>
          <w:szCs w:val="19"/>
        </w:rPr>
      </w:pPr>
      <m:oMath>
        <m:r>
          <w:rPr>
            <w:color w:val="434343"/>
            <w:sz w:val="23"/>
            <w:szCs w:val="23"/>
            <w:shd w:fill="ffde94" w:val="clear"/>
          </w:rPr>
          <m:t xml:space="preserve">s=sin</m:t>
        </m:r>
        <m:r>
          <w:rPr>
            <w:color w:val="434343"/>
            <w:sz w:val="23"/>
            <w:szCs w:val="23"/>
            <w:shd w:fill="ffde94" w:val="clear"/>
          </w:rPr>
          <m:t>θ</m:t>
        </m:r>
        <m:r>
          <w:rPr>
            <w:color w:val="434343"/>
            <w:sz w:val="23"/>
            <w:szCs w:val="23"/>
            <w:shd w:fill="ffde94" w:val="clear"/>
          </w:rPr>
          <m:t xml:space="preserve">= -</m:t>
        </m:r>
        <m:f>
          <m:fPr>
            <m:ctrlPr>
              <w:rPr>
                <w:color w:val="434343"/>
                <w:sz w:val="23"/>
                <w:szCs w:val="23"/>
                <w:shd w:fill="ffde94" w:val="clear"/>
              </w:rPr>
            </m:ctrlPr>
          </m:fPr>
          <m:num>
            <m:r>
              <w:rPr>
                <w:color w:val="434343"/>
                <w:sz w:val="23"/>
                <w:szCs w:val="23"/>
                <w:shd w:fill="ffde94" w:val="clear"/>
              </w:rPr>
              <m:t xml:space="preserve">A(l,k)</m:t>
            </m:r>
          </m:num>
          <m:den>
            <m:r>
              <w:rPr>
                <w:color w:val="434343"/>
                <w:sz w:val="23"/>
                <w:szCs w:val="23"/>
                <w:shd w:fill="ffde94" w:val="clear"/>
              </w:rPr>
              <m:t>ρ</m:t>
            </m:r>
          </m:den>
        </m:f>
      </m:oMath>
      <w:r w:rsidDel="00000000" w:rsidR="00000000" w:rsidRPr="00000000">
        <w:rPr>
          <w:color w:val="434343"/>
          <w:sz w:val="23"/>
          <w:szCs w:val="23"/>
          <w:shd w:fill="ffde94" w:val="clear"/>
          <w:rtl w:val="0"/>
        </w:rPr>
        <w:t xml:space="preserve">  </w:t>
      </w:r>
      <m:oMath>
        <m:r>
          <w:rPr>
            <w:color w:val="434343"/>
            <w:sz w:val="23"/>
            <w:szCs w:val="23"/>
            <w:shd w:fill="ffde94" w:val="clear"/>
          </w:rPr>
          <m:t xml:space="preserve">c=cos</m:t>
        </m:r>
        <m:r>
          <w:rPr>
            <w:color w:val="434343"/>
            <w:sz w:val="23"/>
            <w:szCs w:val="23"/>
            <w:shd w:fill="ffde94" w:val="clear"/>
          </w:rPr>
          <m:t>θ</m:t>
        </m:r>
        <m:r>
          <w:rPr>
            <w:color w:val="434343"/>
            <w:sz w:val="23"/>
            <w:szCs w:val="23"/>
            <w:shd w:fill="ffde94" w:val="clear"/>
          </w:rPr>
          <m:t xml:space="preserve">=</m:t>
        </m:r>
        <m:f>
          <m:fPr>
            <m:ctrlPr>
              <w:rPr>
                <w:color w:val="434343"/>
                <w:sz w:val="23"/>
                <w:szCs w:val="23"/>
                <w:shd w:fill="ffde94" w:val="clear"/>
              </w:rPr>
            </m:ctrlPr>
          </m:fPr>
          <m:num>
            <m:r>
              <w:rPr>
                <w:color w:val="434343"/>
                <w:sz w:val="23"/>
                <w:szCs w:val="23"/>
                <w:shd w:fill="ffde94" w:val="clear"/>
              </w:rPr>
              <m:t xml:space="preserve">A(k,k)</m:t>
            </m:r>
          </m:num>
          <m:den>
            <m:r>
              <w:rPr>
                <w:color w:val="434343"/>
                <w:sz w:val="23"/>
                <w:szCs w:val="23"/>
                <w:shd w:fill="ffde94" w:val="clear"/>
              </w:rPr>
              <m:t>ρ</m:t>
            </m:r>
          </m:den>
        </m:f>
        <m:r>
          <w:rPr>
            <w:color w:val="434343"/>
            <w:sz w:val="23"/>
            <w:szCs w:val="23"/>
            <w:shd w:fill="ffde94" w:val="clear"/>
          </w:rPr>
          <m:t xml:space="preserve"> </m:t>
        </m:r>
      </m:oMath>
      <w:r w:rsidDel="00000000" w:rsidR="00000000" w:rsidRPr="00000000">
        <w:rPr>
          <w:color w:val="434343"/>
          <w:sz w:val="23"/>
          <w:szCs w:val="23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Algoritmul Gram-Schmidt modificat</w:t>
      </w:r>
    </w:p>
    <w:p w:rsidR="00000000" w:rsidDel="00000000" w:rsidP="00000000" w:rsidRDefault="00000000" w:rsidRPr="00000000" w14:paraId="0000004C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A = QR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</w:t>
      </w:r>
      <m:oMath>
        <m:r>
          <w:rPr>
            <w:color w:val="434343"/>
            <w:sz w:val="19"/>
            <w:szCs w:val="19"/>
          </w:rPr>
          <m:t xml:space="preserve">A</m:t>
        </m:r>
        <m:r>
          <w:rPr>
            <w:color w:val="434343"/>
            <w:sz w:val="19"/>
            <w:szCs w:val="19"/>
          </w:rPr>
          <m:t>∈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R</m:t>
            </m:r>
          </m:e>
          <m:sup>
            <m:r>
              <w:rPr>
                <w:color w:val="434343"/>
                <w:sz w:val="19"/>
                <w:szCs w:val="19"/>
              </w:rPr>
              <m:t xml:space="preserve">m</m:t>
            </m:r>
            <m:r>
              <w:rPr>
                <w:color w:val="434343"/>
                <w:sz w:val="19"/>
                <w:szCs w:val="19"/>
              </w:rPr>
              <m:t>×</m:t>
            </m:r>
            <m:r>
              <w:rPr>
                <w:color w:val="434343"/>
                <w:sz w:val="19"/>
                <w:szCs w:val="19"/>
              </w:rPr>
              <m:t xml:space="preserve">n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, </w:t>
      </w:r>
      <m:oMath>
        <m:r>
          <w:rPr>
            <w:color w:val="434343"/>
            <w:sz w:val="19"/>
            <w:szCs w:val="19"/>
          </w:rPr>
          <m:t xml:space="preserve">R</m:t>
        </m:r>
        <m:r>
          <w:rPr>
            <w:color w:val="434343"/>
            <w:sz w:val="19"/>
            <w:szCs w:val="19"/>
          </w:rPr>
          <m:t>∈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R</m:t>
            </m:r>
          </m:e>
          <m:sup>
            <m:r>
              <w:rPr>
                <w:color w:val="434343"/>
                <w:sz w:val="19"/>
                <w:szCs w:val="19"/>
              </w:rPr>
              <m:t xml:space="preserve">n</m:t>
            </m:r>
            <m:r>
              <w:rPr>
                <w:color w:val="434343"/>
                <w:sz w:val="19"/>
                <w:szCs w:val="19"/>
              </w:rPr>
              <m:t>×</m:t>
            </m:r>
            <m:r>
              <w:rPr>
                <w:color w:val="434343"/>
                <w:sz w:val="19"/>
                <w:szCs w:val="19"/>
              </w:rPr>
              <m:t xml:space="preserve">n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matrice superior triunghiulară, </w:t>
      </w:r>
      <m:oMath>
        <m:r>
          <w:rPr>
            <w:color w:val="434343"/>
            <w:sz w:val="19"/>
            <w:szCs w:val="19"/>
          </w:rPr>
          <m:t xml:space="preserve">Q</m:t>
        </m:r>
        <m:r>
          <w:rPr>
            <w:color w:val="434343"/>
            <w:sz w:val="19"/>
            <w:szCs w:val="19"/>
          </w:rPr>
          <m:t>∈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R</m:t>
            </m:r>
          </m:e>
          <m:sup>
            <m:r>
              <w:rPr>
                <w:color w:val="434343"/>
                <w:sz w:val="19"/>
                <w:szCs w:val="19"/>
              </w:rPr>
              <m:t xml:space="preserve">m</m:t>
            </m:r>
            <m:r>
              <w:rPr>
                <w:color w:val="434343"/>
                <w:sz w:val="19"/>
                <w:szCs w:val="19"/>
              </w:rPr>
              <m:t>×</m:t>
            </m:r>
            <m:r>
              <w:rPr>
                <w:color w:val="434343"/>
                <w:sz w:val="19"/>
                <w:szCs w:val="19"/>
              </w:rPr>
              <m:t xml:space="preserve">n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matrice ortogonală</w:t>
      </w:r>
    </w:p>
    <w:p w:rsidR="00000000" w:rsidDel="00000000" w:rsidP="00000000" w:rsidRDefault="00000000" w:rsidRPr="00000000" w14:paraId="0000004D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r</m:t>
            </m:r>
          </m:e>
          <m:sub>
            <m:r>
              <w:rPr>
                <w:color w:val="434343"/>
                <w:sz w:val="19"/>
                <w:szCs w:val="19"/>
              </w:rPr>
              <m:t xml:space="preserve">ij</m:t>
            </m:r>
          </m:sub>
        </m:sSub>
        <m:r>
          <w:rPr>
            <w:color w:val="434343"/>
            <w:sz w:val="19"/>
            <w:szCs w:val="19"/>
          </w:rPr>
          <m:t xml:space="preserve">-elementul de pe linia i coloana j din 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q</m:t>
            </m:r>
          </m:e>
          <m:sub>
            <m:r>
              <w:rPr>
                <w:color w:val="434343"/>
                <w:sz w:val="19"/>
                <w:szCs w:val="19"/>
              </w:rPr>
              <m:t xml:space="preserve">i </m:t>
            </m:r>
          </m:sub>
        </m:sSub>
        <m:r>
          <w:rPr>
            <w:color w:val="434343"/>
            <w:sz w:val="19"/>
            <w:szCs w:val="19"/>
          </w:rPr>
          <m:t xml:space="preserve">- coloana </m:t>
        </m:r>
        <m:r>
          <w:rPr>
            <w:color w:val="434343"/>
            <w:sz w:val="19"/>
            <w:szCs w:val="19"/>
          </w:rPr>
          <m:t xml:space="preserve">i a</m:t>
        </m:r>
        <m:r>
          <w:rPr>
            <w:color w:val="434343"/>
            <w:sz w:val="19"/>
            <w:szCs w:val="19"/>
          </w:rPr>
          <m:t xml:space="preserve"> matricei </m:t>
        </m:r>
        <m:r>
          <w:rPr>
            <w:color w:val="434343"/>
            <w:sz w:val="19"/>
            <w:szCs w:val="19"/>
          </w:rPr>
          <m:t xml:space="preserve">Q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Pentru i = 1 : 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before="200" w:lineRule="auto"/>
        <w:ind w:firstLine="720"/>
        <w:jc w:val="both"/>
        <w:rPr>
          <w:color w:val="434343"/>
          <w:sz w:val="21"/>
          <w:szCs w:val="21"/>
          <w:shd w:fill="ffde94" w:val="clear"/>
        </w:rPr>
      </w:pPr>
      <m:oMath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m:r>
              <w:rPr>
                <w:color w:val="434343"/>
                <w:sz w:val="21"/>
                <w:szCs w:val="21"/>
                <w:shd w:fill="ffde94" w:val="clear"/>
              </w:rPr>
              <m:t xml:space="preserve">r</m:t>
            </m:r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ii</m:t>
            </m:r>
          </m:sub>
        </m:sSub>
        <m:r>
          <w:rPr>
            <w:color w:val="434343"/>
            <w:sz w:val="21"/>
            <w:szCs w:val="21"/>
            <w:shd w:fill="ffde94" w:val="clear"/>
          </w:rPr>
          <m:t xml:space="preserve"> = || </m:t>
        </m:r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m:r>
              <w:rPr>
                <w:color w:val="434343"/>
                <w:sz w:val="21"/>
                <w:szCs w:val="21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 </m:t>
            </m:r>
          </m:sub>
        </m:sSub>
        <m:r>
          <w:rPr>
            <w:color w:val="434343"/>
            <w:sz w:val="21"/>
            <w:szCs w:val="21"/>
            <w:shd w:fill="ffde94" w:val="clear"/>
          </w:rPr>
          <m:t xml:space="preserve">|</m:t>
        </m:r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m:r>
              <w:rPr>
                <w:color w:val="434343"/>
                <w:sz w:val="21"/>
                <w:szCs w:val="21"/>
                <w:shd w:fill="ffde94" w:val="clear"/>
              </w:rPr>
              <m:t xml:space="preserve">|</m:t>
            </m:r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2</m:t>
            </m:r>
          </m:sub>
        </m:sSub>
        <m:r>
          <w:rPr>
            <w:color w:val="434343"/>
            <w:sz w:val="21"/>
            <w:szCs w:val="21"/>
            <w:shd w:fill="ffde94" w:val="clear"/>
          </w:rPr>
          <m:t xml:space="preserve">;  </m:t>
        </m:r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m:r>
              <w:rPr>
                <w:color w:val="434343"/>
                <w:sz w:val="21"/>
                <w:szCs w:val="21"/>
                <w:shd w:fill="ffde94" w:val="clear"/>
              </w:rPr>
              <m:t xml:space="preserve">q</m:t>
            </m:r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21"/>
            <w:szCs w:val="21"/>
            <w:shd w:fill="ffde94" w:val="clear"/>
          </w:rPr>
          <m:t xml:space="preserve"> = </m:t>
        </m:r>
        <m:f>
          <m:fPr>
            <m:ctrlPr>
              <w:rPr>
                <w:color w:val="434343"/>
                <w:sz w:val="21"/>
                <w:szCs w:val="21"/>
                <w:shd w:fill="ffde94" w:val="clear"/>
              </w:rPr>
            </m:ctrlPr>
          </m:fPr>
          <m:num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i</m:t>
                </m:r>
              </m:sub>
            </m:sSub>
          </m:num>
          <m:den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r</m:t>
                </m:r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ii</m:t>
                </m:r>
              </m:sub>
            </m:sSub>
          </m:den>
        </m:f>
        <m:r>
          <w:rPr>
            <w:color w:val="434343"/>
            <w:sz w:val="21"/>
            <w:szCs w:val="21"/>
            <w:shd w:fill="ffde94" w:val="clear"/>
          </w:rPr>
          <m:t xml:space="preserve"> ;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before="200" w:lineRule="auto"/>
        <w:ind w:firstLine="720"/>
        <w:jc w:val="both"/>
        <w:rPr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Pentru j = i+1 : 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before="200" w:lineRule="auto"/>
        <w:ind w:firstLine="72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ab/>
      </w:r>
      <m:oMath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m:r>
              <w:rPr>
                <w:color w:val="434343"/>
                <w:sz w:val="21"/>
                <w:szCs w:val="21"/>
                <w:shd w:fill="ffde94" w:val="clear"/>
              </w:rPr>
              <m:t xml:space="preserve">r</m:t>
            </m:r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ij</m:t>
            </m:r>
          </m:sub>
        </m:sSub>
        <m:r>
          <w:rPr>
            <w:color w:val="434343"/>
            <w:sz w:val="21"/>
            <w:szCs w:val="21"/>
            <w:shd w:fill="ffde94" w:val="clear"/>
          </w:rPr>
          <m:t xml:space="preserve"> = </m:t>
        </m:r>
        <m:sSup>
          <m:sSup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pPr>
          <m:e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m:sSub>
                  <m:sSubPr>
                    <m:ctrlPr>
                      <w:rPr>
                        <w:color w:val="434343"/>
                        <w:sz w:val="21"/>
                        <w:szCs w:val="21"/>
                        <w:shd w:fill="ffde94" w:val="clear"/>
                      </w:rPr>
                    </m:ctrlPr>
                  </m:sSubPr>
                  <m:e>
                    <m:r>
                      <w:rPr>
                        <w:color w:val="434343"/>
                        <w:sz w:val="21"/>
                        <w:szCs w:val="21"/>
                        <w:shd w:fill="ffde94" w:val="clear"/>
                      </w:rPr>
                      <m:t xml:space="preserve">q</m:t>
                    </m:r>
                  </m:e>
                  <m:sub>
                    <m:r>
                      <w:rPr>
                        <w:color w:val="434343"/>
                        <w:sz w:val="21"/>
                        <w:szCs w:val="21"/>
                        <w:shd w:fill="ffde94" w:val="clear"/>
                      </w:rPr>
                      <m:t xml:space="preserve">i</m:t>
                    </m:r>
                  </m:sub>
                </m:sSub>
              </m:e>
              <m:sub/>
            </m:sSub>
          </m:e>
          <m:sup>
            <m:r>
              <w:rPr>
                <w:color w:val="434343"/>
                <w:sz w:val="21"/>
                <w:szCs w:val="21"/>
                <w:shd w:fill="ffde94" w:val="clear"/>
              </w:rPr>
              <m:t xml:space="preserve">T</m:t>
            </m:r>
          </m:sup>
        </m:sSup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m:r>
              <w:rPr>
                <w:color w:val="434343"/>
                <w:sz w:val="21"/>
                <w:szCs w:val="21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j</m:t>
            </m:r>
          </m:sub>
        </m:sSub>
        <m:r>
          <w:rPr>
            <w:color w:val="434343"/>
            <w:sz w:val="21"/>
            <w:szCs w:val="21"/>
            <w:shd w:fill="ffde94" w:val="clear"/>
          </w:rPr>
          <m:t xml:space="preserve">;  </m:t>
        </m:r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m:r>
              <w:rPr>
                <w:color w:val="434343"/>
                <w:sz w:val="21"/>
                <w:szCs w:val="21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j</m:t>
            </m:r>
          </m:sub>
        </m:sSub>
        <m:r>
          <w:rPr>
            <w:color w:val="434343"/>
            <w:sz w:val="21"/>
            <w:szCs w:val="21"/>
            <w:shd w:fill="ffde94" w:val="clear"/>
          </w:rPr>
          <m:t xml:space="preserve"> =</m:t>
        </m:r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m:r>
              <w:rPr>
                <w:color w:val="434343"/>
                <w:sz w:val="21"/>
                <w:szCs w:val="21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j</m:t>
            </m:r>
          </m:sub>
        </m:sSub>
        <m:r>
          <w:rPr>
            <w:color w:val="434343"/>
            <w:sz w:val="21"/>
            <w:szCs w:val="21"/>
            <w:shd w:fill="ffde94" w:val="clear"/>
          </w:rPr>
          <m:t xml:space="preserve"> -</m:t>
        </m:r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m:r>
              <w:rPr>
                <w:color w:val="434343"/>
                <w:sz w:val="21"/>
                <w:szCs w:val="21"/>
                <w:shd w:fill="ffde94" w:val="clear"/>
              </w:rPr>
              <m:t xml:space="preserve">q</m:t>
            </m:r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</m:t>
            </m:r>
          </m:sub>
        </m:sSub>
        <m:sSub>
          <m:sSub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Pr>
          <m:e>
            <m:r>
              <w:rPr>
                <w:color w:val="434343"/>
                <w:sz w:val="21"/>
                <w:szCs w:val="21"/>
                <w:shd w:fill="ffde94" w:val="clear"/>
              </w:rPr>
              <m:t xml:space="preserve">r</m:t>
            </m:r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ij</m:t>
            </m:r>
          </m:sub>
        </m:sSub>
        <m:r>
          <w:rPr>
            <w:color w:val="434343"/>
            <w:sz w:val="21"/>
            <w:szCs w:val="21"/>
            <w:shd w:fill="ffde94" w:val="clear"/>
          </w:rPr>
          <m:t xml:space="preserve"> ; </m:t>
        </m:r>
      </m:oMath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Eliminările gaussiane</w:t>
      </w:r>
    </w:p>
    <w:p w:rsidR="00000000" w:rsidDel="00000000" w:rsidP="00000000" w:rsidRDefault="00000000" w:rsidRPr="00000000" w14:paraId="00000054">
      <w:pPr>
        <w:pageBreakBefore w:val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Eliminările gaussiene au complexitatea O(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n</w:t>
      </w:r>
      <w:r w:rsidDel="00000000" w:rsidR="00000000" w:rsidRPr="00000000">
        <w:rPr>
          <w:color w:val="434343"/>
          <w:sz w:val="19"/>
          <w:szCs w:val="19"/>
          <w:vertAlign w:val="superscript"/>
          <w:rtl w:val="0"/>
        </w:rPr>
        <w:t xml:space="preserve">3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).</w:t>
      </w:r>
    </w:p>
    <w:p w:rsidR="00000000" w:rsidDel="00000000" w:rsidP="00000000" w:rsidRDefault="00000000" w:rsidRPr="00000000" w14:paraId="00000056">
      <w:pPr>
        <w:pageBreakBefore w:val="0"/>
        <w:rPr>
          <w:b w:val="1"/>
          <w:color w:val="434343"/>
          <w:sz w:val="21"/>
          <w:szCs w:val="21"/>
        </w:rPr>
      </w:pPr>
      <w:r w:rsidDel="00000000" w:rsidR="00000000" w:rsidRPr="00000000">
        <w:rPr>
          <w:sz w:val="19"/>
          <w:szCs w:val="19"/>
          <w:rtl w:val="0"/>
        </w:rPr>
        <w:br w:type="textWrapping"/>
      </w:r>
      <w:r w:rsidDel="00000000" w:rsidR="00000000" w:rsidRPr="00000000">
        <w:rPr>
          <w:b w:val="1"/>
          <w:color w:val="434343"/>
          <w:sz w:val="21"/>
          <w:szCs w:val="21"/>
          <w:rtl w:val="0"/>
        </w:rPr>
        <w:t xml:space="preserve">Simplă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9"/>
        </w:numPr>
        <w:ind w:left="720" w:hanging="360"/>
        <w:rPr>
          <w:color w:val="434343"/>
          <w:sz w:val="19"/>
          <w:szCs w:val="19"/>
          <w:u w:val="none"/>
        </w:rPr>
      </w:pPr>
      <m:oMath>
        <m:r>
          <w:rPr>
            <w:color w:val="434343"/>
            <w:sz w:val="19"/>
            <w:szCs w:val="19"/>
          </w:rPr>
          <m:t xml:space="preserve">A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devine </w:t>
      </w:r>
      <m:oMath>
        <m:r>
          <w:rPr>
            <w:color w:val="434343"/>
            <w:sz w:val="19"/>
            <w:szCs w:val="19"/>
          </w:rPr>
          <m:t xml:space="preserve">T</m:t>
        </m:r>
        <m:r>
          <w:rPr>
            <w:color w:val="434343"/>
            <w:sz w:val="19"/>
            <w:szCs w:val="19"/>
          </w:rPr>
          <m:t>∙</m:t>
        </m:r>
        <m:r>
          <w:rPr>
            <w:color w:val="434343"/>
            <w:sz w:val="19"/>
            <w:szCs w:val="19"/>
          </w:rPr>
          <m:t xml:space="preserve">A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unde </w:t>
        <w:br w:type="textWrapping"/>
      </w:r>
      <m:oMath>
        <m:r>
          <w:rPr>
            <w:color w:val="434343"/>
            <w:sz w:val="19"/>
            <w:szCs w:val="19"/>
            <w:shd w:fill="ffde94" w:val="clear"/>
          </w:rPr>
          <m:t xml:space="preserve">T=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n-1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n-2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...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2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1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19"/>
        </w:numPr>
        <w:ind w:left="720" w:hanging="360"/>
        <w:rPr>
          <w:color w:val="434343"/>
          <w:sz w:val="19"/>
          <w:szCs w:val="19"/>
        </w:rPr>
      </w:pPr>
      <m:oMath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=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n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-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sub>
        </m:sSub>
        <m:sSup>
          <m:sSup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pPr>
          <m:e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e</m:t>
                </m:r>
              </m:e>
              <m: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p</m:t>
                </m:r>
              </m:sub>
            </m:sSub>
          </m:e>
          <m:sup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sup>
        </m:sSup>
      </m:oMath>
      <w:r w:rsidDel="00000000" w:rsidR="00000000" w:rsidRPr="00000000">
        <w:rPr>
          <w:color w:val="434343"/>
          <w:sz w:val="19"/>
          <w:szCs w:val="19"/>
          <w:shd w:fill="ffde94" w:val="clear"/>
          <w:rtl w:val="0"/>
        </w:rPr>
        <w:t xml:space="preserve">,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unde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e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este coloana </w:t>
      </w:r>
      <m:oMath>
        <m:r>
          <w:rPr>
            <w:color w:val="434343"/>
            <w:sz w:val="19"/>
            <w:szCs w:val="19"/>
          </w:rPr>
          <m:t xml:space="preserve">p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din matricea unitate și</w:t>
      </w:r>
      <m:oMath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=[0 ... 0 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>μ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p+1 p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 ... 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>μ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n p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]</m:t>
        </m:r>
      </m:oMath>
      <w:r w:rsidDel="00000000" w:rsidR="00000000" w:rsidRPr="00000000">
        <w:rPr>
          <w:color w:val="434343"/>
          <w:sz w:val="19"/>
          <w:szCs w:val="19"/>
          <w:shd w:fill="ffde94" w:val="clear"/>
          <w:rtl w:val="0"/>
        </w:rPr>
        <w:br w:type="textWrapping"/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19"/>
        </w:numPr>
        <w:ind w:left="720" w:hanging="360"/>
        <w:rPr>
          <w:color w:val="434343"/>
          <w:sz w:val="19"/>
          <w:szCs w:val="19"/>
        </w:rPr>
      </w:pPr>
      <m:oMath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m:t>μ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 p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= 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 p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/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p p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, i = p+1 : n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unde</w:t>
        <w:br w:type="textWrapping"/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i i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este elementul matricei </w:t>
      </w:r>
      <m:oMath>
        <m:r>
          <w:rPr>
            <w:color w:val="434343"/>
            <w:sz w:val="19"/>
            <w:szCs w:val="19"/>
          </w:rPr>
          <m:t xml:space="preserve">A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de pe linia </w:t>
      </w:r>
      <m:oMath>
        <m:r>
          <w:rPr>
            <w:color w:val="434343"/>
            <w:sz w:val="19"/>
            <w:szCs w:val="19"/>
          </w:rPr>
          <m:t xml:space="preserve">i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coloana i</w:t>
        <w:br w:type="textWrapping"/>
      </w:r>
    </w:p>
    <w:p w:rsidR="00000000" w:rsidDel="00000000" w:rsidP="00000000" w:rsidRDefault="00000000" w:rsidRPr="00000000" w14:paraId="0000005A">
      <w:pPr>
        <w:pageBreakBefore w:val="0"/>
        <w:ind w:left="720" w:firstLine="0"/>
        <w:rPr>
          <w:color w:val="434343"/>
          <w:sz w:val="19"/>
          <w:szCs w:val="19"/>
          <w:shd w:fill="ffde94" w:val="clear"/>
        </w:rPr>
      </w:pPr>
      <m:oMath>
        <m:r>
          <w:rPr>
            <w:color w:val="434343"/>
            <w:sz w:val="19"/>
            <w:szCs w:val="19"/>
            <w:shd w:fill="ffde94" w:val="clear"/>
          </w:rPr>
          <m:t xml:space="preserve">(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j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)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 = ((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n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 − 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sub>
        </m:sSub>
        <m:sSup>
          <m:sSup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pPr>
          <m:e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e</m:t>
                </m:r>
              </m:e>
              <m: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p</m:t>
                </m:r>
              </m:sub>
            </m:sSub>
          </m:e>
          <m:sup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sup>
        </m:sSup>
        <m:r>
          <w:rPr>
            <w:color w:val="434343"/>
            <w:sz w:val="19"/>
            <w:szCs w:val="19"/>
            <w:shd w:fill="ffde94" w:val="clear"/>
          </w:rPr>
          <m:t xml:space="preserve">)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j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 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)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 = (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j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 − 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p j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 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)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ind w:left="720" w:firstLine="0"/>
        <w:rPr>
          <w:color w:val="434343"/>
          <w:sz w:val="19"/>
          <w:szCs w:val="19"/>
          <w:shd w:fill="ffde94" w:val="clear"/>
        </w:rPr>
      </w:pPr>
      <m:oMath>
        <m:r>
          <w:rPr>
            <w:color w:val="434343"/>
            <w:sz w:val="19"/>
            <w:szCs w:val="19"/>
            <w:shd w:fill="ffde94" w:val="clear"/>
          </w:rPr>
          <m:t xml:space="preserve">= 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 j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 − 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µ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 p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p j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, i = p + 1 : 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ind w:left="720" w:firstLine="0"/>
        <w:rPr>
          <w:color w:val="434343"/>
          <w:sz w:val="19"/>
          <w:szCs w:val="19"/>
        </w:rPr>
      </w:pP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j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coloană a lui </w:t>
      </w:r>
      <m:oMath>
        <m:r>
          <w:rPr>
            <w:color w:val="434343"/>
            <w:sz w:val="19"/>
            <w:szCs w:val="19"/>
          </w:rPr>
          <m:t xml:space="preserve">A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</w:t>
      </w:r>
      <m:oMath>
        <m:r>
          <w:rPr>
            <w:color w:val="434343"/>
            <w:sz w:val="19"/>
            <w:szCs w:val="19"/>
          </w:rPr>
          <m:t xml:space="preserve">j= p+1:n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</w:p>
    <w:p w:rsidR="00000000" w:rsidDel="00000000" w:rsidP="00000000" w:rsidRDefault="00000000" w:rsidRPr="00000000" w14:paraId="0000005D">
      <w:pPr>
        <w:pageBreakBefore w:val="0"/>
        <w:ind w:left="0" w:firstLine="0"/>
        <w:rPr>
          <w:b w:val="1"/>
          <w:color w:val="434343"/>
          <w:sz w:val="21"/>
          <w:szCs w:val="21"/>
        </w:rPr>
      </w:pPr>
      <w:ins w:author="Octavian Mihaila" w:id="13" w:date="2022-05-05T19:29:30Z">
        <w:r w:rsidDel="00000000" w:rsidR="00000000" w:rsidRPr="00000000">
          <w:rPr>
            <w:color w:val="434343"/>
            <w:sz w:val="19"/>
            <w:szCs w:val="19"/>
            <w:rtl w:val="0"/>
          </w:rPr>
          <w:t xml:space="preserve">-</w:t>
        </w:r>
      </w:ins>
      <w:r w:rsidDel="00000000" w:rsidR="00000000" w:rsidRPr="00000000">
        <w:rPr>
          <w:b w:val="1"/>
          <w:color w:val="434343"/>
          <w:sz w:val="21"/>
          <w:szCs w:val="21"/>
          <w:rtl w:val="0"/>
        </w:rPr>
        <w:t xml:space="preserve">GPP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14"/>
        </w:numPr>
        <w:ind w:left="720" w:hanging="360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eliminare gaussiană cu pivotare parțială</w:t>
        <w:br w:type="textWrapping"/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11"/>
        </w:numPr>
        <w:ind w:left="720" w:hanging="360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are loc doar prin permutarea liniilor</w:t>
        <w:br w:type="textWrapping"/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11"/>
        </w:numPr>
        <w:ind w:left="720" w:hanging="360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La pasul p al algoritmului G se aduce în poziția (p, p) a pivotului cel mai mare element în modul dintre elementele subdiagonale din coloana </w:t>
      </w:r>
      <m:oMath>
        <m:r>
          <w:rPr>
            <w:color w:val="434343"/>
            <w:sz w:val="19"/>
            <w:szCs w:val="19"/>
          </w:rPr>
          <m:t xml:space="preserve">p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fie acesta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i p</m:t>
            </m:r>
          </m:sub>
        </m:sSub>
        <m:r>
          <w:rPr>
            <w:color w:val="434343"/>
            <w:sz w:val="19"/>
            <w:szCs w:val="19"/>
          </w:rPr>
          <m:t>≠</m:t>
        </m:r>
        <m:r>
          <w:rPr>
            <w:color w:val="434343"/>
            <w:sz w:val="19"/>
            <w:szCs w:val="19"/>
          </w:rPr>
          <m:t xml:space="preserve">0,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prin permutarea liniilor </w:t>
      </w:r>
      <m:oMath>
        <m:r>
          <w:rPr>
            <w:color w:val="434343"/>
            <w:sz w:val="19"/>
            <w:szCs w:val="19"/>
          </w:rPr>
          <m:t xml:space="preserve">p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și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i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11"/>
        </w:numPr>
        <w:ind w:left="720" w:hanging="360"/>
        <w:rPr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A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devine </w:t>
      </w:r>
      <m:oMath>
        <m:r>
          <w:rPr>
            <w:color w:val="434343"/>
            <w:sz w:val="19"/>
            <w:szCs w:val="19"/>
          </w:rPr>
          <m:t xml:space="preserve">U</m:t>
        </m:r>
        <m:r>
          <w:rPr>
            <w:color w:val="434343"/>
            <w:sz w:val="19"/>
            <w:szCs w:val="19"/>
          </w:rPr>
          <m:t>∙</m:t>
        </m:r>
        <m:r>
          <w:rPr>
            <w:color w:val="434343"/>
            <w:sz w:val="19"/>
            <w:szCs w:val="19"/>
          </w:rPr>
          <m:t xml:space="preserve">A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unde</w:t>
      </w:r>
    </w:p>
    <w:p w:rsidR="00000000" w:rsidDel="00000000" w:rsidP="00000000" w:rsidRDefault="00000000" w:rsidRPr="00000000" w14:paraId="00000062">
      <w:pPr>
        <w:pageBreakBefore w:val="0"/>
        <w:ind w:left="720" w:firstLine="0"/>
        <w:rPr>
          <w:color w:val="434343"/>
          <w:sz w:val="19"/>
          <w:szCs w:val="19"/>
          <w:shd w:fill="ffde94" w:val="clear"/>
        </w:rPr>
      </w:pPr>
      <m:oMath>
        <m:r>
          <w:rPr>
            <w:color w:val="434343"/>
            <w:sz w:val="19"/>
            <w:szCs w:val="19"/>
            <w:shd w:fill="ffde94" w:val="clear"/>
          </w:rPr>
          <m:t xml:space="preserve">U=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n-1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n-1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n-2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n-2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...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1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1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ind w:left="720" w:firstLine="720"/>
        <w:rPr>
          <w:color w:val="434343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ind w:left="0" w:firstLine="0"/>
        <w:rPr>
          <w:b w:val="1"/>
          <w:color w:val="4343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ind w:left="0" w:firstLine="0"/>
        <w:rPr>
          <w:b w:val="1"/>
          <w:color w:val="4343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ind w:left="0" w:firstLine="0"/>
        <w:rPr>
          <w:b w:val="1"/>
          <w:color w:val="434343"/>
          <w:sz w:val="21"/>
          <w:szCs w:val="21"/>
        </w:rPr>
      </w:pPr>
      <w:r w:rsidDel="00000000" w:rsidR="00000000" w:rsidRPr="00000000">
        <w:rPr>
          <w:b w:val="1"/>
          <w:color w:val="434343"/>
          <w:sz w:val="21"/>
          <w:szCs w:val="21"/>
          <w:rtl w:val="0"/>
        </w:rPr>
        <w:t xml:space="preserve">GPPS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24"/>
        </w:numPr>
        <w:ind w:left="720" w:hanging="360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eliminare gaussiană cu pivotare parțială cu pivot scalar</w:t>
        <w:br w:type="textWrapping"/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27"/>
        </w:numPr>
        <w:ind w:left="720" w:hanging="360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Seamănă cu GPP </w:t>
        <w:br w:type="textWrapping"/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23"/>
        </w:numPr>
        <w:ind w:left="720" w:hanging="360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Definim factor de scalare</w:t>
        <w:br w:type="textWrapping"/>
      </w:r>
      <m:oMath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s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=</m:t>
        </m:r>
        <m:r>
          <w:rPr>
            <w:color w:val="434343"/>
            <w:sz w:val="19"/>
            <w:szCs w:val="19"/>
            <w:shd w:fill="ffde94" w:val="clear"/>
          </w:rPr>
          <m:t xml:space="preserve">ma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 j = p: n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{|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 j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|}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 sau</w:t>
        <w:br w:type="textWrapping"/>
      </w:r>
      <m:oMath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s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=</m:t>
        </m:r>
        <m:nary>
          <m:naryPr>
            <m:chr m:val="∑"/>
            <m:ctrlPr>
              <w:rPr>
                <w:color w:val="434343"/>
                <w:sz w:val="19"/>
                <w:szCs w:val="19"/>
                <w:shd w:fill="ffde94" w:val="clear"/>
              </w:rPr>
            </m:ctrlPr>
          </m:naryPr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j = p</m:t>
            </m:r>
          </m:sub>
          <m:sup>
            <m:r>
              <w:rPr>
                <w:color w:val="434343"/>
                <w:sz w:val="19"/>
                <w:szCs w:val="19"/>
                <w:shd w:fill="ffde94" w:val="clear"/>
              </w:rPr>
              <m:t xml:space="preserve">n</m:t>
            </m:r>
          </m:sup>
        </m:nary>
        <m:r>
          <w:rPr>
            <w:color w:val="434343"/>
            <w:sz w:val="19"/>
            <w:szCs w:val="19"/>
            <w:shd w:fill="ffde94" w:val="clear"/>
          </w:rPr>
          <m:t xml:space="preserve">|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 j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|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1"/>
        </w:numPr>
        <w:ind w:left="720" w:hanging="360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Dacă există un i astfel încât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s</m:t>
            </m:r>
          </m:e>
          <m:sub>
            <m:r>
              <w:rPr>
                <w:color w:val="434343"/>
                <w:sz w:val="19"/>
                <w:szCs w:val="19"/>
              </w:rPr>
              <m:t xml:space="preserve">i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= 0, atunci matricea este singulară. Pașii următori vor stabili interschimbările care se vor face. La pasul </w:t>
      </w:r>
      <m:oMath>
        <m:r>
          <w:rPr>
            <w:color w:val="434343"/>
            <w:sz w:val="19"/>
            <w:szCs w:val="19"/>
          </w:rPr>
          <m:t xml:space="preserve">p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se va găsi întregul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i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astfel încât:</w:t>
        <w:br w:type="textWrapping"/>
      </w:r>
      <m:oMath>
        <m:f>
          <m:fPr>
            <m:ctrlPr>
              <w:rPr>
                <w:color w:val="434343"/>
                <w:sz w:val="19"/>
                <w:szCs w:val="19"/>
                <w:shd w:fill="ffde94" w:val="clear"/>
              </w:rPr>
            </m:ctrlPr>
          </m:fPr>
          <m:num>
            <m:r>
              <w:rPr>
                <w:color w:val="434343"/>
                <w:sz w:val="19"/>
                <w:szCs w:val="19"/>
                <w:shd w:fill="ffde94" w:val="clear"/>
              </w:rPr>
              <m:t xml:space="preserve">|</m:t>
            </m:r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a</m:t>
                </m:r>
              </m:e>
              <m:sub>
                <m:sSub>
                  <m:sSubPr>
                    <m:ctrlPr>
                      <w:rPr>
                        <w:color w:val="434343"/>
                        <w:sz w:val="19"/>
                        <w:szCs w:val="19"/>
                        <w:shd w:fill="ffde94" w:val="clear"/>
                      </w:rPr>
                    </m:ctrlPr>
                  </m:sSubPr>
                  <m:e>
                    <m:r>
                      <w:rPr>
                        <w:color w:val="434343"/>
                        <w:sz w:val="19"/>
                        <w:szCs w:val="19"/>
                        <w:shd w:fill="ffde94" w:val="clear"/>
                      </w:rPr>
                      <m:t xml:space="preserve">i</m:t>
                    </m:r>
                  </m:e>
                  <m:sub>
                    <m:r>
                      <w:rPr>
                        <w:color w:val="434343"/>
                        <w:sz w:val="19"/>
                        <w:szCs w:val="19"/>
                        <w:shd w:fill="ffde94" w:val="clear"/>
                      </w:rPr>
                      <m:t xml:space="preserve">p</m:t>
                    </m:r>
                  </m:sub>
                </m:s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 p</m:t>
                </m:r>
              </m:sub>
            </m:sSub>
            <m:r>
              <w:rPr>
                <w:color w:val="434343"/>
                <w:sz w:val="19"/>
                <w:szCs w:val="19"/>
                <w:shd w:fill="ffde94" w:val="clear"/>
              </w:rPr>
              <m:t xml:space="preserve">|</m:t>
            </m:r>
          </m:num>
          <m:den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s</m:t>
                </m:r>
              </m:e>
              <m:sub>
                <m:sSub>
                  <m:sSubPr>
                    <m:ctrlPr>
                      <w:rPr>
                        <w:color w:val="434343"/>
                        <w:sz w:val="19"/>
                        <w:szCs w:val="19"/>
                        <w:shd w:fill="ffde94" w:val="clear"/>
                      </w:rPr>
                    </m:ctrlPr>
                  </m:sSubPr>
                  <m:e>
                    <m:r>
                      <w:rPr>
                        <w:color w:val="434343"/>
                        <w:sz w:val="19"/>
                        <w:szCs w:val="19"/>
                        <w:shd w:fill="ffde94" w:val="clear"/>
                      </w:rPr>
                      <m:t xml:space="preserve">i</m:t>
                    </m:r>
                  </m:e>
                  <m:sub>
                    <m:r>
                      <w:rPr>
                        <w:color w:val="434343"/>
                        <w:sz w:val="19"/>
                        <w:szCs w:val="19"/>
                        <w:shd w:fill="ffde94" w:val="clear"/>
                      </w:rPr>
                      <m:t xml:space="preserve">p</m:t>
                    </m:r>
                  </m:sub>
                </m:sSub>
              </m:sub>
            </m:sSub>
          </m:den>
        </m:f>
        <m:r>
          <w:rPr>
            <w:color w:val="434343"/>
            <w:sz w:val="19"/>
            <w:szCs w:val="19"/>
            <w:shd w:fill="ffde94" w:val="clear"/>
          </w:rPr>
          <m:t xml:space="preserve">=</m:t>
        </m:r>
        <m:r>
          <w:rPr>
            <w:color w:val="434343"/>
            <w:sz w:val="19"/>
            <w:szCs w:val="19"/>
            <w:shd w:fill="ffde94" w:val="clear"/>
          </w:rPr>
          <m:t xml:space="preserve">ma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 = p : n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 </m:t>
        </m:r>
        <m:f>
          <m:fPr>
            <m:ctrlPr>
              <w:rPr>
                <w:color w:val="434343"/>
                <w:sz w:val="19"/>
                <w:szCs w:val="19"/>
                <w:shd w:fill="ffde94" w:val="clear"/>
              </w:rPr>
            </m:ctrlPr>
          </m:fPr>
          <m:num>
            <m:r>
              <w:rPr>
                <w:color w:val="434343"/>
                <w:sz w:val="19"/>
                <w:szCs w:val="19"/>
                <w:shd w:fill="ffde94" w:val="clear"/>
              </w:rPr>
              <m:t xml:space="preserve">|</m:t>
            </m:r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i p</m:t>
                </m:r>
              </m:sub>
            </m:sSub>
            <m:r>
              <w:rPr>
                <w:color w:val="434343"/>
                <w:sz w:val="19"/>
                <w:szCs w:val="19"/>
                <w:shd w:fill="ffde94" w:val="clear"/>
              </w:rPr>
              <m:t xml:space="preserve">|</m:t>
            </m:r>
          </m:num>
          <m:den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s</m:t>
                </m:r>
              </m:e>
              <m: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i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ind w:left="0" w:firstLine="0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</w:p>
    <w:p w:rsidR="00000000" w:rsidDel="00000000" w:rsidP="00000000" w:rsidRDefault="00000000" w:rsidRPr="00000000" w14:paraId="0000006C">
      <w:pPr>
        <w:pageBreakBefore w:val="0"/>
        <w:ind w:left="0" w:firstLine="0"/>
        <w:rPr>
          <w:b w:val="1"/>
          <w:color w:val="434343"/>
          <w:sz w:val="21"/>
          <w:szCs w:val="21"/>
        </w:rPr>
      </w:pPr>
      <w:r w:rsidDel="00000000" w:rsidR="00000000" w:rsidRPr="00000000">
        <w:rPr>
          <w:b w:val="1"/>
          <w:color w:val="434343"/>
          <w:sz w:val="21"/>
          <w:szCs w:val="21"/>
          <w:rtl w:val="0"/>
        </w:rPr>
        <w:t xml:space="preserve">GPT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12"/>
        </w:numPr>
        <w:ind w:left="720" w:hanging="360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eliminare gaussiană cu pivotare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totală</w:t>
      </w:r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28"/>
        </w:numPr>
        <w:ind w:left="720" w:hanging="360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Stabilitate numerică mai bună se obține dacă pivotul de la pasul </w:t>
      </w:r>
      <m:oMath>
        <m:r>
          <w:rPr>
            <w:color w:val="434343"/>
            <w:sz w:val="19"/>
            <w:szCs w:val="19"/>
          </w:rPr>
          <m:t xml:space="preserve">p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se alege drept cel mai mare element în modul dintre elementele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i j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, cu </w:t>
      </w:r>
      <m:oMath>
        <m:r>
          <w:rPr>
            <w:color w:val="434343"/>
            <w:sz w:val="19"/>
            <w:szCs w:val="19"/>
          </w:rPr>
          <m:t xml:space="preserve">i = p : n, j= p : n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fie el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sSub>
              <m:sSubPr>
                <m:ctrlPr>
                  <w:rPr>
                    <w:color w:val="434343"/>
                    <w:sz w:val="19"/>
                    <w:szCs w:val="19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</w:rPr>
                  <m:t xml:space="preserve">i</m:t>
                </m:r>
              </m:e>
              <m:sub>
                <m:r>
                  <w:rPr>
                    <w:color w:val="434343"/>
                    <w:sz w:val="19"/>
                    <w:szCs w:val="19"/>
                  </w:rPr>
                  <m:t xml:space="preserve">p</m:t>
                </m:r>
              </m:sub>
            </m:sSub>
            <m:sSub>
              <m:sSubPr>
                <m:ctrlPr>
                  <w:rPr>
                    <w:color w:val="434343"/>
                    <w:sz w:val="19"/>
                    <w:szCs w:val="19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</w:rPr>
                  <m:t xml:space="preserve">j</m:t>
                </m:r>
              </m:e>
              <m:sub>
                <m:r>
                  <w:rPr>
                    <w:color w:val="434343"/>
                    <w:sz w:val="19"/>
                    <w:szCs w:val="19"/>
                  </w:rPr>
                  <m:t xml:space="preserve">p</m:t>
                </m:r>
              </m:sub>
            </m:sSub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și este adus în poziția </w:t>
      </w:r>
      <m:oMath>
        <m:r>
          <w:rPr>
            <w:color w:val="434343"/>
            <w:sz w:val="19"/>
            <w:szCs w:val="19"/>
          </w:rPr>
          <m:t xml:space="preserve">(p,p)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a pivotului prin permutarea liniilor </w:t>
      </w:r>
      <m:oMath>
        <m:r>
          <w:rPr>
            <w:color w:val="434343"/>
            <w:sz w:val="19"/>
            <w:szCs w:val="19"/>
          </w:rPr>
          <m:t xml:space="preserve">p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și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i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și a coloanelor </w:t>
      </w:r>
      <m:oMath>
        <m:r>
          <w:rPr>
            <w:color w:val="434343"/>
            <w:sz w:val="19"/>
            <w:szCs w:val="19"/>
          </w:rPr>
          <m:t xml:space="preserve">p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și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j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28"/>
        </w:numPr>
        <w:ind w:left="720" w:hanging="360"/>
        <w:jc w:val="both"/>
        <w:rPr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Acest lucru este echivalent cu multiplicarea matricei </w:t>
      </w:r>
      <m:oMath>
        <m:r>
          <w:rPr>
            <w:color w:val="434343"/>
            <w:sz w:val="19"/>
            <w:szCs w:val="19"/>
          </w:rPr>
          <m:t xml:space="preserve">A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la stânga cu</w:t>
      </w:r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matricea de permutare </w:t>
      </w:r>
      <m:oMath>
        <m:sSubSup>
          <m:sSubSupPr>
            <m:ctrlPr>
              <w:rPr>
                <w:color w:val="434343"/>
                <w:sz w:val="19"/>
                <w:szCs w:val="19"/>
              </w:rPr>
            </m:ctrlPr>
          </m:sSubSupPr>
          <m:e>
            <m:r>
              <w:rPr>
                <w:color w:val="434343"/>
                <w:sz w:val="19"/>
                <w:szCs w:val="19"/>
              </w:rPr>
              <m:t xml:space="preserve">P</m:t>
            </m:r>
          </m:e>
          <m:sub>
            <m:sSub>
              <m:sSubPr>
                <m:ctrlPr>
                  <w:rPr>
                    <w:color w:val="434343"/>
                    <w:sz w:val="19"/>
                    <w:szCs w:val="19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</w:rPr>
                  <m:t xml:space="preserve">i</m:t>
                </m:r>
              </m:e>
              <m:sub>
                <m:r>
                  <w:rPr>
                    <w:color w:val="434343"/>
                    <w:sz w:val="19"/>
                    <w:szCs w:val="19"/>
                  </w:rPr>
                  <m:t xml:space="preserve">p</m:t>
                </m:r>
              </m:sub>
            </m:sSub>
            <m:r>
              <w:rPr>
                <w:color w:val="434343"/>
                <w:sz w:val="19"/>
                <w:szCs w:val="19"/>
              </w:rPr>
              <m:t xml:space="preserve">p</m:t>
            </m:r>
          </m:sub>
          <m:sup>
            <m:r>
              <w:rPr>
                <w:color w:val="434343"/>
                <w:sz w:val="19"/>
                <w:szCs w:val="19"/>
              </w:rPr>
              <m:t xml:space="preserve">st</m:t>
            </m:r>
          </m:sup>
        </m:sSubSup>
        <m:r>
          <w:rPr>
            <w:color w:val="434343"/>
            <w:sz w:val="19"/>
            <w:szCs w:val="19"/>
          </w:rPr>
          <m:t>≠</m:t>
        </m:r>
        <m:sSubSup>
          <m:sSubSupPr>
            <m:ctrlPr>
              <w:rPr>
                <w:color w:val="434343"/>
                <w:sz w:val="19"/>
                <w:szCs w:val="19"/>
              </w:rPr>
            </m:ctrlPr>
          </m:sSubSupPr>
          <m:e>
            <m:r>
              <w:rPr>
                <w:color w:val="434343"/>
                <w:sz w:val="19"/>
                <w:szCs w:val="19"/>
              </w:rPr>
              <m:t xml:space="preserve">P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  <m:sup>
            <m:r>
              <w:rPr>
                <w:color w:val="434343"/>
                <w:sz w:val="19"/>
                <w:szCs w:val="19"/>
              </w:rPr>
              <m:t xml:space="preserve">st</m:t>
            </m:r>
          </m:sup>
        </m:sSub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și cu multiplicarea matricei A la dreapta cu matricea de </w:t>
      </w:r>
      <m:oMath>
        <m:sSubSup>
          <m:sSubSupPr>
            <m:ctrlPr>
              <w:rPr>
                <w:color w:val="434343"/>
                <w:sz w:val="19"/>
                <w:szCs w:val="19"/>
              </w:rPr>
            </m:ctrlPr>
          </m:sSubSupPr>
          <m:e>
            <m:r>
              <w:rPr>
                <w:color w:val="434343"/>
                <w:sz w:val="19"/>
                <w:szCs w:val="19"/>
              </w:rPr>
              <m:t xml:space="preserve">P</m:t>
            </m:r>
          </m:e>
          <m:sub>
            <m:sSub>
              <m:sSubPr>
                <m:ctrlPr>
                  <w:rPr>
                    <w:color w:val="434343"/>
                    <w:sz w:val="19"/>
                    <w:szCs w:val="19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</w:rPr>
                  <m:t xml:space="preserve">i</m:t>
                </m:r>
              </m:e>
              <m:sub>
                <m:r>
                  <w:rPr>
                    <w:color w:val="434343"/>
                    <w:sz w:val="19"/>
                    <w:szCs w:val="19"/>
                  </w:rPr>
                  <m:t xml:space="preserve">p</m:t>
                </m:r>
              </m:sub>
            </m:sSub>
            <m:r>
              <w:rPr>
                <w:color w:val="434343"/>
                <w:sz w:val="19"/>
                <w:szCs w:val="19"/>
              </w:rPr>
              <m:t xml:space="preserve">p</m:t>
            </m:r>
          </m:sub>
          <m:sup>
            <m:r>
              <w:rPr>
                <w:color w:val="434343"/>
                <w:sz w:val="19"/>
                <w:szCs w:val="19"/>
              </w:rPr>
              <m:t xml:space="preserve">dr</m:t>
            </m:r>
          </m:sup>
        </m:sSubSup>
        <m:r>
          <w:rPr>
            <w:color w:val="434343"/>
            <w:sz w:val="19"/>
            <w:szCs w:val="19"/>
          </w:rPr>
          <m:t>≠</m:t>
        </m:r>
        <m:sSubSup>
          <m:sSubSupPr>
            <m:ctrlPr>
              <w:rPr>
                <w:color w:val="434343"/>
                <w:sz w:val="19"/>
                <w:szCs w:val="19"/>
              </w:rPr>
            </m:ctrlPr>
          </m:sSubSupPr>
          <m:e>
            <m:r>
              <w:rPr>
                <w:color w:val="434343"/>
                <w:sz w:val="19"/>
                <w:szCs w:val="19"/>
              </w:rPr>
              <m:t xml:space="preserve">P</m:t>
            </m:r>
          </m:e>
          <m:sub>
            <m:r>
              <w:rPr>
                <w:color w:val="434343"/>
                <w:sz w:val="19"/>
                <w:szCs w:val="19"/>
              </w:rPr>
              <m:t xml:space="preserve">p</m:t>
            </m:r>
          </m:sub>
          <m:sup>
            <m:r>
              <w:rPr>
                <w:color w:val="434343"/>
                <w:sz w:val="19"/>
                <w:szCs w:val="19"/>
              </w:rPr>
              <m:t xml:space="preserve">dr</m:t>
            </m:r>
          </m:sup>
        </m:sSubSup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28"/>
        </w:numPr>
        <w:ind w:left="720" w:hanging="36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La pasul p se calculează </w:t>
      </w:r>
      <m:oMath>
        <m:r>
          <w:rPr>
            <w:color w:val="434343"/>
            <w:sz w:val="19"/>
            <w:szCs w:val="19"/>
            <w:shd w:fill="ffde94" w:val="clear"/>
          </w:rPr>
          <m:t xml:space="preserve">A </m:t>
        </m:r>
        <m:r>
          <w:rPr>
            <w:color w:val="434343"/>
            <w:sz w:val="19"/>
            <w:szCs w:val="19"/>
            <w:shd w:fill="ffde94" w:val="clear"/>
          </w:rPr>
          <m:t>←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sub>
        </m:sSub>
        <m:sSup>
          <m:sSup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pPr>
          <m:e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P</m:t>
                </m:r>
              </m:e>
              <m: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p</m:t>
                </m:r>
              </m:sub>
            </m:sSub>
          </m:e>
          <m:sup>
            <m:r>
              <w:rPr>
                <w:color w:val="434343"/>
                <w:sz w:val="19"/>
                <w:szCs w:val="19"/>
                <w:shd w:fill="ffde94" w:val="clear"/>
              </w:rPr>
              <m:t xml:space="preserve">st</m:t>
            </m:r>
          </m:sup>
        </m:sSup>
        <m:r>
          <w:rPr>
            <w:color w:val="434343"/>
            <w:sz w:val="19"/>
            <w:szCs w:val="19"/>
            <w:shd w:fill="ffde94" w:val="clear"/>
          </w:rPr>
          <m:t xml:space="preserve">A</m:t>
        </m:r>
        <m:sSup>
          <m:sSup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pPr>
          <m:e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P</m:t>
                </m:r>
              </m:e>
              <m: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p</m:t>
                </m:r>
              </m:sub>
            </m:sSub>
          </m:e>
          <m:sup>
            <m:r>
              <w:rPr>
                <w:color w:val="434343"/>
                <w:sz w:val="19"/>
                <w:szCs w:val="19"/>
                <w:shd w:fill="ffde94" w:val="clear"/>
              </w:rPr>
              <m:t xml:space="preserve">dr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întregul algoritm fiind: </w:t>
      </w:r>
      <m:oMath>
        <m:r>
          <w:rPr>
            <w:color w:val="434343"/>
            <w:sz w:val="19"/>
            <w:szCs w:val="19"/>
            <w:shd w:fill="ffde94" w:val="clear"/>
          </w:rPr>
          <m:t xml:space="preserve">A</m:t>
        </m:r>
        <m:r>
          <w:rPr>
            <w:color w:val="434343"/>
            <w:sz w:val="19"/>
            <w:szCs w:val="19"/>
            <w:shd w:fill="ffde94" w:val="clear"/>
          </w:rPr>
          <m:t>←</m:t>
        </m:r>
        <m:r>
          <w:rPr>
            <w:color w:val="434343"/>
            <w:sz w:val="19"/>
            <w:szCs w:val="19"/>
            <w:shd w:fill="ffde94" w:val="clear"/>
          </w:rPr>
          <m:t xml:space="preserve">U=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T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n-1</m:t>
            </m:r>
          </m:sub>
        </m:sSub>
        <m:sSubSup>
          <m:sSubSup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SupPr>
          <m:e>
            <m:sSubSup>
              <m:sSubSup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Sup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P</m:t>
                </m:r>
              </m:e>
              <m: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n-1</m:t>
                </m:r>
              </m:sub>
              <m:sup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st</m:t>
                </m:r>
              </m:sup>
            </m:sSubSup>
            <m:r>
              <w:rPr>
                <w:color w:val="434343"/>
                <w:sz w:val="19"/>
                <w:szCs w:val="19"/>
                <w:shd w:fill="ffde94" w:val="clear"/>
              </w:rPr>
              <m:t xml:space="preserve">...</m:t>
            </m:r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T</m:t>
                </m:r>
              </m:e>
              <m: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1</m:t>
                </m:r>
              </m:sub>
            </m:sSub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1</m:t>
            </m:r>
          </m:sub>
          <m:sup>
            <m:r>
              <w:rPr>
                <w:color w:val="434343"/>
                <w:sz w:val="19"/>
                <w:szCs w:val="19"/>
                <w:shd w:fill="ffde94" w:val="clear"/>
              </w:rPr>
              <m:t xml:space="preserve">st</m:t>
            </m:r>
          </m:sup>
        </m:sSubSup>
        <m:r>
          <w:rPr>
            <w:color w:val="434343"/>
            <w:sz w:val="19"/>
            <w:szCs w:val="19"/>
            <w:shd w:fill="ffde94" w:val="clear"/>
          </w:rPr>
          <m:t xml:space="preserve">A</m:t>
        </m:r>
        <m:sSubSup>
          <m:sSubSup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Sup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1</m:t>
            </m:r>
          </m:sub>
          <m:sup>
            <m:r>
              <w:rPr>
                <w:color w:val="434343"/>
                <w:sz w:val="19"/>
                <w:szCs w:val="19"/>
                <w:shd w:fill="ffde94" w:val="clear"/>
              </w:rPr>
              <m:t xml:space="preserve">dr</m:t>
            </m:r>
          </m:sup>
        </m:sSubSup>
        <m:r>
          <w:rPr>
            <w:color w:val="434343"/>
            <w:sz w:val="19"/>
            <w:szCs w:val="19"/>
            <w:shd w:fill="ffde94" w:val="clear"/>
          </w:rPr>
          <m:t xml:space="preserve">...</m:t>
        </m:r>
        <m:sSubSup>
          <m:sSubSup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Sup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P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n-1</m:t>
            </m:r>
          </m:sub>
          <m:sup>
            <m:r>
              <w:rPr>
                <w:color w:val="434343"/>
                <w:sz w:val="19"/>
                <w:szCs w:val="19"/>
                <w:shd w:fill="ffde94" w:val="clear"/>
              </w:rPr>
              <m:t xml:space="preserve">dr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ind w:left="0" w:firstLine="720"/>
        <w:rPr>
          <w:b w:val="1"/>
          <w:sz w:val="21"/>
          <w:szCs w:val="21"/>
          <w:highlight w:val="white"/>
        </w:rPr>
      </w:pPr>
      <w:r w:rsidDel="00000000" w:rsidR="00000000" w:rsidRPr="00000000">
        <w:rPr>
          <w:b w:val="1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72">
      <w:pPr>
        <w:pageBreakBefore w:val="0"/>
        <w:ind w:left="0" w:firstLine="0"/>
        <w:rPr>
          <w:b w:val="1"/>
          <w:color w:val="434343"/>
          <w:sz w:val="21"/>
          <w:szCs w:val="21"/>
          <w:highlight w:val="white"/>
        </w:rPr>
      </w:pPr>
      <w:r w:rsidDel="00000000" w:rsidR="00000000" w:rsidRPr="00000000">
        <w:rPr>
          <w:b w:val="1"/>
          <w:color w:val="434343"/>
          <w:sz w:val="21"/>
          <w:szCs w:val="21"/>
          <w:highlight w:val="white"/>
          <w:rtl w:val="0"/>
        </w:rPr>
        <w:t xml:space="preserve">Thomas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6"/>
        </w:numPr>
        <w:ind w:left="720" w:hanging="36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pentru rezolvarea sistemului </w:t>
      </w: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3-diagonal</w:t>
      </w: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3"/>
        </w:numPr>
        <w:ind w:left="720" w:hanging="36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Poate fii scris compact sub forma ecuației </w:t>
      </w:r>
      <m:oMath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i-1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+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b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+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c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i+1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=</m:t>
        </m:r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d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, i=1:n</m:t>
        </m:r>
      </m:oMath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, unde </w:t>
      </w:r>
      <m:oMath>
        <m:sSub>
          <m:sSubPr>
            <m:ctrlPr>
              <w:rPr>
                <w:color w:val="434343"/>
                <w:sz w:val="19"/>
                <w:szCs w:val="19"/>
                <w:highlight w:val="white"/>
              </w:rPr>
            </m:ctrlPr>
          </m:sSubPr>
          <m:e>
            <m:r>
              <w:rPr>
                <w:color w:val="434343"/>
                <w:sz w:val="19"/>
                <w:szCs w:val="19"/>
                <w:highlight w:val="white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highlight w:val="white"/>
              </w:rPr>
              <m:t xml:space="preserve">1</m:t>
            </m:r>
          </m:sub>
        </m:sSub>
        <m:r>
          <w:rPr>
            <w:color w:val="434343"/>
            <w:sz w:val="19"/>
            <w:szCs w:val="19"/>
            <w:highlight w:val="white"/>
          </w:rPr>
          <m:t xml:space="preserve">=0</m:t>
        </m:r>
      </m:oMath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 și </w:t>
      </w:r>
      <m:oMath>
        <m:sSub>
          <m:sSubPr>
            <m:ctrlPr>
              <w:rPr>
                <w:color w:val="434343"/>
                <w:sz w:val="19"/>
                <w:szCs w:val="19"/>
                <w:highlight w:val="white"/>
              </w:rPr>
            </m:ctrlPr>
          </m:sSubPr>
          <m:e>
            <m:r>
              <w:rPr>
                <w:color w:val="434343"/>
                <w:sz w:val="19"/>
                <w:szCs w:val="19"/>
                <w:highlight w:val="white"/>
              </w:rPr>
              <m:t xml:space="preserve">c</m:t>
            </m:r>
          </m:e>
          <m:sub>
            <m:r>
              <w:rPr>
                <w:color w:val="434343"/>
                <w:sz w:val="19"/>
                <w:szCs w:val="19"/>
                <w:highlight w:val="white"/>
              </w:rPr>
              <m:t xml:space="preserve">n</m:t>
            </m:r>
          </m:sub>
        </m:sSub>
        <m:r>
          <w:rPr>
            <w:color w:val="434343"/>
            <w:sz w:val="19"/>
            <w:szCs w:val="19"/>
            <w:highlight w:val="white"/>
          </w:rPr>
          <m:t xml:space="preserve">=0</m:t>
        </m:r>
      </m:oMath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, iar componentele </w:t>
      </w:r>
      <m:oMath>
        <m:sSub>
          <m:sSubPr>
            <m:ctrlPr>
              <w:rPr>
                <w:color w:val="434343"/>
                <w:sz w:val="19"/>
                <w:szCs w:val="19"/>
                <w:highlight w:val="white"/>
              </w:rPr>
            </m:ctrlPr>
          </m:sSubPr>
          <m:e>
            <m:r>
              <w:rPr>
                <w:color w:val="434343"/>
                <w:sz w:val="19"/>
                <w:szCs w:val="19"/>
                <w:highlight w:val="white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  <w:highlight w:val="white"/>
              </w:rPr>
              <m:t xml:space="preserve">0</m:t>
            </m:r>
          </m:sub>
        </m:sSub>
      </m:oMath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și </w:t>
      </w:r>
      <m:oMath>
        <m:sSub>
          <m:sSubPr>
            <m:ctrlPr>
              <w:rPr>
                <w:color w:val="434343"/>
                <w:sz w:val="19"/>
                <w:szCs w:val="19"/>
                <w:highlight w:val="white"/>
              </w:rPr>
            </m:ctrlPr>
          </m:sSubPr>
          <m:e>
            <m:r>
              <w:rPr>
                <w:color w:val="434343"/>
                <w:sz w:val="19"/>
                <w:szCs w:val="19"/>
                <w:highlight w:val="white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  <w:highlight w:val="white"/>
              </w:rPr>
              <m:t xml:space="preserve">n+1</m:t>
            </m:r>
          </m:sub>
        </m:sSub>
      </m:oMath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nu sunt definite.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3"/>
        </w:numPr>
        <w:ind w:left="720" w:hanging="36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Forma generală este</w:t>
      </w:r>
    </w:p>
    <w:p w:rsidR="00000000" w:rsidDel="00000000" w:rsidP="00000000" w:rsidRDefault="00000000" w:rsidRPr="00000000" w14:paraId="00000076">
      <w:pPr>
        <w:pageBreakBefore w:val="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</w:rPr>
        <w:drawing>
          <wp:inline distB="114300" distT="114300" distL="114300" distR="114300">
            <wp:extent cx="2587263" cy="12401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7263" cy="124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22"/>
        </w:numPr>
        <w:ind w:left="720" w:hanging="36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Algoritmul presupune modificarea </w:t>
      </w: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coeficienților</w:t>
      </w: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 sistemului și aducerea lor la o formă prin care sistemul de poate rezolva direct prin substituție înapoi. </w:t>
      </w:r>
    </w:p>
    <w:p w:rsidR="00000000" w:rsidDel="00000000" w:rsidP="00000000" w:rsidRDefault="00000000" w:rsidRPr="00000000" w14:paraId="00000078">
      <w:pPr>
        <w:pageBreakBefore w:val="0"/>
        <w:ind w:left="0" w:firstLine="0"/>
        <w:jc w:val="center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</w:rPr>
        <w:drawing>
          <wp:inline distB="114300" distT="114300" distL="114300" distR="114300">
            <wp:extent cx="2252663" cy="159631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1596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25"/>
        </w:numPr>
        <w:ind w:left="720" w:hanging="36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Prin formulele de mai sus s-a executat de fapt un pas al </w:t>
      </w: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eliminării</w:t>
      </w: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 gaussiene. Soluția sistemului va fi dată de formulele:</w:t>
      </w:r>
    </w:p>
    <w:p w:rsidR="00000000" w:rsidDel="00000000" w:rsidP="00000000" w:rsidRDefault="00000000" w:rsidRPr="00000000" w14:paraId="0000007A">
      <w:pPr>
        <w:pageBreakBefore w:val="0"/>
        <w:ind w:left="0" w:firstLine="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</w:rPr>
        <w:drawing>
          <wp:inline distB="114300" distT="114300" distL="114300" distR="114300">
            <wp:extent cx="2647950" cy="520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15"/>
        </w:numPr>
        <w:ind w:left="720" w:hanging="36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Sistemul nu se mai păstrează în memorie prin întreaga lui matrice, ci doar prin trei vectori de valori corespunzătoare celor trei diagonale.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15"/>
        </w:numPr>
        <w:ind w:left="720" w:hanging="36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Algoritmul Thomas este rapid și apare frecvent în: interpolări, ecuații diferențiale, etc. 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15"/>
        </w:numPr>
        <w:ind w:left="720" w:hanging="36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Deși situația este rară, algoritmul poate fi instabil dacă </w:t>
      </w:r>
      <m:oMath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b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-</m:t>
        </m:r>
        <m:sSubSup>
          <m:sSubSup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Sup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c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i-1</m:t>
            </m:r>
          </m:sub>
          <m:sup>
            <m:r>
              <w:rPr>
                <w:color w:val="434343"/>
                <w:sz w:val="19"/>
                <w:szCs w:val="19"/>
                <w:shd w:fill="ffde94" w:val="clear"/>
              </w:rPr>
              <m:t xml:space="preserve">'</m:t>
            </m:r>
          </m:sup>
        </m:sSubSup>
        <m:sSub>
          <m:sSubPr>
            <m:ctrlPr>
              <w:rPr>
                <w:color w:val="434343"/>
                <w:sz w:val="19"/>
                <w:szCs w:val="19"/>
                <w:shd w:fill="ffde94" w:val="clear"/>
              </w:rPr>
            </m:ctrlPr>
          </m:sSub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19"/>
            <w:szCs w:val="19"/>
            <w:shd w:fill="ffde94" w:val="clear"/>
          </w:rPr>
          <m:t xml:space="preserve">=0</m:t>
        </m:r>
      </m:oMath>
      <w:r w:rsidDel="00000000" w:rsidR="00000000" w:rsidRPr="00000000">
        <w:rPr>
          <w:color w:val="434343"/>
          <w:sz w:val="19"/>
          <w:szCs w:val="19"/>
          <w:shd w:fill="faf9f8" w:val="clear"/>
          <w:rtl w:val="0"/>
        </w:rPr>
        <w:t xml:space="preserve"> </w:t>
      </w: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sau numeric zero pentru orice i. 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15"/>
        </w:numPr>
        <w:ind w:left="720" w:hanging="36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Aceasta se întâmplă dacă matricea este singulară, dar în cazuri rare se poate întâmpla și pentru o matrice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15"/>
        </w:numPr>
        <w:ind w:left="720" w:hanging="360"/>
        <w:jc w:val="both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nesingulară. Condiția de stabilitate este, </w:t>
      </w:r>
      <m:oMath>
        <m:r>
          <m:t>∀</m:t>
        </m:r>
        <m:r>
          <w:rPr>
            <w:color w:val="434343"/>
            <w:sz w:val="19"/>
            <w:szCs w:val="19"/>
            <w:highlight w:val="white"/>
          </w:rPr>
          <m:t xml:space="preserve">i</m:t>
        </m:r>
      </m:oMath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80">
      <w:pPr>
        <w:pageBreakBefore w:val="0"/>
        <w:ind w:left="720" w:firstLine="0"/>
        <w:jc w:val="both"/>
        <w:rPr>
          <w:color w:val="434343"/>
          <w:sz w:val="19"/>
          <w:szCs w:val="19"/>
          <w:shd w:fill="ffde94" w:val="clear"/>
        </w:rPr>
      </w:pPr>
      <m:oMath>
        <m:d>
          <m:dPr>
            <m:begChr m:val="|"/>
            <m:endChr m:val="|"/>
          </m:dPr>
          <m:e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b</m:t>
                </m:r>
              </m:e>
              <m: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i</m:t>
                </m:r>
              </m:sub>
            </m:sSub>
          </m:e>
        </m:d>
        <m:r>
          <w:rPr>
            <w:color w:val="434343"/>
            <w:sz w:val="19"/>
            <w:szCs w:val="19"/>
            <w:shd w:fill="ffde94" w:val="clear"/>
          </w:rPr>
          <m:t xml:space="preserve">&gt;</m:t>
        </m:r>
        <m:d>
          <m:dPr>
            <m:begChr m:val="|"/>
            <m:endChr m:val="|"/>
            <m:ctrlPr>
              <w:rPr>
                <w:color w:val="434343"/>
                <w:sz w:val="19"/>
                <w:szCs w:val="19"/>
                <w:shd w:fill="ffde94" w:val="clear"/>
              </w:rPr>
            </m:ctrlPr>
          </m:dPr>
          <m:e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i</m:t>
                </m:r>
              </m:sub>
            </m:sSub>
          </m:e>
        </m:d>
        <m:r>
          <w:rPr>
            <w:color w:val="434343"/>
            <w:sz w:val="19"/>
            <w:szCs w:val="19"/>
            <w:shd w:fill="ffde94" w:val="clear"/>
          </w:rPr>
          <m:t xml:space="preserve">+</m:t>
        </m:r>
        <m:d>
          <m:dPr>
            <m:begChr m:val="|"/>
            <m:endChr m:val="|"/>
            <m:ctrlPr>
              <w:rPr>
                <w:color w:val="434343"/>
                <w:sz w:val="19"/>
                <w:szCs w:val="19"/>
                <w:shd w:fill="ffde94" w:val="clear"/>
              </w:rPr>
            </m:ctrlPr>
          </m:dPr>
          <m:e>
            <m:sSub>
              <m:sSubPr>
                <m:ctrlPr>
                  <w:rPr>
                    <w:color w:val="434343"/>
                    <w:sz w:val="19"/>
                    <w:szCs w:val="1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c</m:t>
                </m:r>
              </m:e>
              <m:sub>
                <m:r>
                  <w:rPr>
                    <w:color w:val="434343"/>
                    <w:sz w:val="19"/>
                    <w:szCs w:val="19"/>
                    <w:shd w:fill="ffde94" w:val="clear"/>
                  </w:rPr>
                  <m:t xml:space="preserve">i</m:t>
                </m:r>
              </m:sub>
            </m:sSub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ind w:left="720" w:firstLine="0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condiție care indică diagonal dominanța matricei A. 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15"/>
        </w:numPr>
        <w:ind w:left="720" w:hanging="360"/>
        <w:rPr>
          <w:color w:val="434343"/>
          <w:sz w:val="19"/>
          <w:szCs w:val="19"/>
          <w:highlight w:val="white"/>
        </w:rPr>
      </w:pP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Dacă algoritmul este numeric instabil, se pot aplica strategii de pivotare, ca în cazul </w:t>
      </w: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eliminării</w:t>
      </w:r>
      <w:r w:rsidDel="00000000" w:rsidR="00000000" w:rsidRPr="00000000">
        <w:rPr>
          <w:color w:val="434343"/>
          <w:sz w:val="19"/>
          <w:szCs w:val="19"/>
          <w:highlight w:val="white"/>
          <w:rtl w:val="0"/>
        </w:rPr>
        <w:t xml:space="preserve"> gaussiene.</w:t>
      </w:r>
    </w:p>
    <w:p w:rsidR="00000000" w:rsidDel="00000000" w:rsidP="00000000" w:rsidRDefault="00000000" w:rsidRPr="00000000" w14:paraId="00000083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a64d79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a64d79"/>
          <w:sz w:val="24"/>
          <w:szCs w:val="24"/>
          <w:rtl w:val="0"/>
        </w:rPr>
        <w:t xml:space="preserve">Metode iterative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26"/>
        </w:numPr>
        <w:spacing w:after="0" w:afterAutospacing="0" w:before="200" w:lineRule="auto"/>
        <w:ind w:left="720" w:hanging="360"/>
        <w:jc w:val="both"/>
        <w:rPr>
          <w:b w:val="1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complexitate </w:t>
      </w:r>
      <m:oMath>
        <m:r>
          <w:rPr>
            <w:color w:val="434343"/>
            <w:sz w:val="19"/>
            <w:szCs w:val="19"/>
          </w:rPr>
          <m:t xml:space="preserve">O(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n</m:t>
            </m:r>
          </m:e>
          <m:sup>
            <m:r>
              <w:rPr>
                <w:color w:val="434343"/>
                <w:sz w:val="19"/>
                <w:szCs w:val="19"/>
              </w:rPr>
              <m:t xml:space="preserve">2</m:t>
            </m:r>
          </m:sup>
        </m:sSup>
        <m:r>
          <w:rPr>
            <w:color w:val="434343"/>
            <w:sz w:val="19"/>
            <w:szCs w:val="19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transformă sistemul </w:t>
      </w:r>
      <m:oMath>
        <m:r>
          <w:rPr>
            <w:color w:val="434343"/>
            <w:sz w:val="19"/>
            <w:szCs w:val="19"/>
          </w:rPr>
          <m:t xml:space="preserve">Ax=b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în </w:t>
      </w:r>
      <m:oMath>
        <m:r>
          <w:rPr>
            <w:color w:val="434343"/>
            <w:sz w:val="19"/>
            <w:szCs w:val="19"/>
          </w:rPr>
          <m:t xml:space="preserve">x=Gx+c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se pornește de la o aproximare inițială </w:t>
      </w:r>
      <m:oMath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x</m:t>
            </m:r>
          </m:e>
          <m:sup>
            <m:r>
              <w:rPr>
                <w:color w:val="434343"/>
                <w:sz w:val="19"/>
                <w:szCs w:val="19"/>
              </w:rPr>
              <m:t xml:space="preserve">(0)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a soluției, relația de recurență folosită are forma </w:t>
      </w:r>
      <m:oMath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x</m:t>
            </m:r>
          </m:e>
          <m:sup>
            <m:r>
              <w:rPr>
                <w:color w:val="434343"/>
                <w:sz w:val="19"/>
                <w:szCs w:val="19"/>
              </w:rPr>
              <m:t xml:space="preserve">(p+1)</m:t>
            </m:r>
          </m:sup>
        </m:sSup>
        <m:r>
          <w:rPr>
            <w:color w:val="434343"/>
            <w:sz w:val="19"/>
            <w:szCs w:val="19"/>
          </w:rPr>
          <m:t xml:space="preserve">=G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x</m:t>
            </m:r>
          </m:e>
          <m:sup>
            <m:r>
              <w:rPr>
                <w:color w:val="434343"/>
                <w:sz w:val="19"/>
                <w:szCs w:val="19"/>
              </w:rPr>
              <m:t xml:space="preserve">(p)</m:t>
            </m:r>
          </m:sup>
        </m:sSup>
        <m:r>
          <w:rPr>
            <w:color w:val="434343"/>
            <w:sz w:val="19"/>
            <w:szCs w:val="19"/>
          </w:rPr>
          <m:t xml:space="preserve">+c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O metodă este convergentă dacă este stabilă și consistentă. Condiția necesară și suficientă de convergență este:</w:t>
      </w:r>
      <m:oMath>
        <m:r>
          <m:t>ρ</m:t>
        </m:r>
        <m:r>
          <w:rPr>
            <w:color w:val="434343"/>
            <w:sz w:val="19"/>
            <w:szCs w:val="19"/>
          </w:rPr>
          <m:t xml:space="preserve">(G)&lt;1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unde </w:t>
      </w:r>
      <m:oMath>
        <m:r>
          <m:t>ρ</m:t>
        </m:r>
        <m:r>
          <w:rPr>
            <w:color w:val="434343"/>
            <w:sz w:val="19"/>
            <w:szCs w:val="19"/>
          </w:rPr>
          <m:t xml:space="preserve">(G)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este raza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spectrală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a matricei de iterație </w:t>
      </w:r>
      <m:oMath>
        <m:r>
          <w:rPr>
            <w:color w:val="434343"/>
            <w:sz w:val="19"/>
            <w:szCs w:val="19"/>
          </w:rPr>
          <m:t xml:space="preserve">G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se bazează pe descompunerea </w:t>
      </w:r>
      <m:oMath>
        <m:r>
          <w:rPr>
            <w:color w:val="434343"/>
            <w:sz w:val="19"/>
            <w:szCs w:val="19"/>
          </w:rPr>
          <m:t xml:space="preserve">A=N-P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sistemul devenind </w:t>
      </w:r>
      <m:oMath>
        <m:r>
          <w:rPr>
            <w:color w:val="434343"/>
            <w:sz w:val="19"/>
            <w:szCs w:val="19"/>
          </w:rPr>
          <m:t xml:space="preserve">(N-P)x=b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adică </w:t>
      </w:r>
      <m:oMath>
        <m:r>
          <w:rPr>
            <w:color w:val="434343"/>
            <w:sz w:val="19"/>
            <w:szCs w:val="19"/>
          </w:rPr>
          <m:t xml:space="preserve">x=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N</m:t>
            </m:r>
          </m:e>
          <m:sup>
            <m:r>
              <w:rPr>
                <w:color w:val="434343"/>
                <w:sz w:val="19"/>
                <w:szCs w:val="19"/>
              </w:rPr>
              <m:t xml:space="preserve">-1</m:t>
            </m:r>
          </m:sup>
        </m:sSup>
        <m:r>
          <w:rPr>
            <w:color w:val="434343"/>
            <w:sz w:val="19"/>
            <w:szCs w:val="19"/>
          </w:rPr>
          <m:t xml:space="preserve">Px+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N</m:t>
            </m:r>
          </m:e>
          <m:sup>
            <m:r>
              <w:rPr>
                <w:color w:val="434343"/>
                <w:sz w:val="19"/>
                <w:szCs w:val="19"/>
              </w:rPr>
              <m:t xml:space="preserve">-1</m:t>
            </m:r>
          </m:sup>
        </m:sSup>
        <m:r>
          <w:rPr>
            <w:color w:val="434343"/>
            <w:sz w:val="19"/>
            <w:szCs w:val="19"/>
          </w:rPr>
          <m:t xml:space="preserve">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relația de recurență devine -&gt; </w:t>
      </w:r>
      <m:oMath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x</m:t>
            </m:r>
          </m:e>
          <m:sup>
            <m:r>
              <w:rPr>
                <w:color w:val="434343"/>
                <w:sz w:val="19"/>
                <w:szCs w:val="19"/>
              </w:rPr>
              <m:t xml:space="preserve">(p+1)</m:t>
            </m:r>
          </m:sup>
        </m:sSup>
        <m:r>
          <w:rPr>
            <w:color w:val="434343"/>
            <w:sz w:val="19"/>
            <w:szCs w:val="19"/>
          </w:rPr>
          <m:t xml:space="preserve">=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N</m:t>
            </m:r>
          </m:e>
          <m:sup>
            <m:r>
              <w:rPr>
                <w:color w:val="434343"/>
                <w:sz w:val="19"/>
                <w:szCs w:val="19"/>
              </w:rPr>
              <m:t xml:space="preserve">-1</m:t>
            </m:r>
          </m:sup>
        </m:sSup>
        <m:r>
          <w:rPr>
            <w:color w:val="434343"/>
            <w:sz w:val="19"/>
            <w:szCs w:val="19"/>
          </w:rPr>
          <m:t xml:space="preserve">P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x</m:t>
            </m:r>
          </m:e>
          <m:sup>
            <m:r>
              <w:rPr>
                <w:color w:val="434343"/>
                <w:sz w:val="19"/>
                <w:szCs w:val="19"/>
              </w:rPr>
              <m:t xml:space="preserve">(p)</m:t>
            </m:r>
          </m:sup>
        </m:sSup>
        <m:r>
          <w:rPr>
            <w:color w:val="434343"/>
            <w:sz w:val="19"/>
            <w:szCs w:val="19"/>
          </w:rPr>
          <m:t xml:space="preserve">+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N</m:t>
            </m:r>
          </m:e>
          <m:sup>
            <m:r>
              <w:rPr>
                <w:color w:val="434343"/>
                <w:sz w:val="19"/>
                <w:szCs w:val="19"/>
              </w:rPr>
              <m:t xml:space="preserve">-1</m:t>
            </m:r>
          </m:sup>
        </m:sSup>
        <m:r>
          <w:rPr>
            <w:color w:val="434343"/>
            <w:sz w:val="19"/>
            <w:szCs w:val="19"/>
          </w:rPr>
          <m:t xml:space="preserve">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26"/>
        </w:numPr>
        <w:spacing w:before="0" w:beforeAutospacing="0" w:lineRule="auto"/>
        <w:ind w:left="720" w:hanging="360"/>
        <w:jc w:val="both"/>
        <w:rPr>
          <w:color w:val="434343"/>
          <w:sz w:val="19"/>
          <w:szCs w:val="19"/>
          <w:u w:val="none"/>
        </w:rPr>
      </w:pPr>
      <m:oMath>
        <m:r>
          <w:rPr>
            <w:color w:val="434343"/>
            <w:sz w:val="19"/>
            <w:szCs w:val="19"/>
          </w:rPr>
          <m:t xml:space="preserve">A=</m:t>
        </m:r>
        <m:r>
          <w:rPr>
            <w:color w:val="434343"/>
            <w:sz w:val="19"/>
            <w:szCs w:val="19"/>
          </w:rPr>
          <m:t xml:space="preserve">D-L-U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8C">
      <w:pPr>
        <w:pageBreakBefore w:val="0"/>
        <w:spacing w:before="200" w:lineRule="auto"/>
        <w:ind w:left="0" w:firstLine="0"/>
        <w:jc w:val="center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before="200" w:lineRule="auto"/>
        <w:ind w:left="0" w:firstLine="0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Metoda Jacobi</w:t>
      </w:r>
    </w:p>
    <w:p w:rsidR="00000000" w:rsidDel="00000000" w:rsidP="00000000" w:rsidRDefault="00000000" w:rsidRPr="00000000" w14:paraId="0000008E">
      <w:pPr>
        <w:pageBreakBefore w:val="0"/>
        <w:spacing w:before="200" w:lineRule="auto"/>
        <w:ind w:left="0" w:firstLine="0"/>
        <w:jc w:val="left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  <m:oMath>
        <m:r>
          <w:rPr>
            <w:color w:val="434343"/>
            <w:sz w:val="19"/>
            <w:szCs w:val="19"/>
          </w:rPr>
          <m:t xml:space="preserve">N=D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  <m:oMath>
        <m:r>
          <w:rPr>
            <w:color w:val="434343"/>
            <w:sz w:val="19"/>
            <w:szCs w:val="19"/>
          </w:rPr>
          <m:t xml:space="preserve">P=L+U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G</m:t>
            </m:r>
          </m:e>
          <m:sub>
            <m:r>
              <w:rPr>
                <w:color w:val="434343"/>
                <w:sz w:val="19"/>
                <w:szCs w:val="19"/>
              </w:rPr>
              <m:t xml:space="preserve">J</m:t>
            </m:r>
          </m:sub>
        </m:sSub>
        <m:r>
          <w:rPr>
            <w:color w:val="434343"/>
            <w:sz w:val="19"/>
            <w:szCs w:val="19"/>
          </w:rPr>
          <m:t xml:space="preserve">=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D</m:t>
            </m:r>
          </m:e>
          <m:sup>
            <m:r>
              <w:rPr>
                <w:color w:val="434343"/>
                <w:sz w:val="19"/>
                <w:szCs w:val="19"/>
              </w:rPr>
              <m:t xml:space="preserve">-1</m:t>
            </m:r>
          </m:sup>
        </m:sSup>
        <m:r>
          <w:rPr>
            <w:color w:val="434343"/>
            <w:sz w:val="19"/>
            <w:szCs w:val="19"/>
          </w:rPr>
          <m:t xml:space="preserve">(L+U)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before="200" w:lineRule="auto"/>
        <w:ind w:left="0" w:firstLine="0"/>
        <w:jc w:val="center"/>
        <w:rPr>
          <w:color w:val="434343"/>
          <w:sz w:val="29"/>
          <w:szCs w:val="29"/>
          <w:shd w:fill="ffde94" w:val="clear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Soluția este:</w:t>
        <w:br w:type="textWrapping"/>
      </w:r>
      <m:oMath>
        <m:sSubSup>
          <m:sSubSupPr>
            <m:ctrlPr>
              <w:rPr>
                <w:color w:val="434343"/>
                <w:sz w:val="29"/>
                <w:szCs w:val="29"/>
                <w:shd w:fill="ffde94" w:val="clear"/>
              </w:rPr>
            </m:ctrlPr>
          </m:sSubSupPr>
          <m:e>
            <m:r>
              <w:rPr>
                <w:color w:val="434343"/>
                <w:sz w:val="29"/>
                <w:szCs w:val="29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29"/>
                <w:szCs w:val="29"/>
                <w:shd w:fill="ffde94" w:val="clear"/>
              </w:rPr>
              <m:t xml:space="preserve">i</m:t>
            </m:r>
          </m:sub>
          <m:sup>
            <m:r>
              <w:rPr>
                <w:color w:val="434343"/>
                <w:sz w:val="29"/>
                <w:szCs w:val="29"/>
                <w:shd w:fill="ffde94" w:val="clear"/>
              </w:rPr>
              <m:t xml:space="preserve">(p+1)</m:t>
            </m:r>
          </m:sup>
        </m:sSubSup>
        <m:r>
          <w:rPr>
            <w:color w:val="434343"/>
            <w:sz w:val="29"/>
            <w:szCs w:val="29"/>
            <w:shd w:fill="ffde94" w:val="clear"/>
          </w:rPr>
          <m:t xml:space="preserve">=</m:t>
        </m:r>
        <m:f>
          <m:fPr>
            <m:ctrlPr>
              <w:rPr>
                <w:color w:val="434343"/>
                <w:sz w:val="29"/>
                <w:szCs w:val="29"/>
                <w:shd w:fill="ffde94" w:val="clear"/>
              </w:rPr>
            </m:ctrlPr>
          </m:fPr>
          <m:num>
            <m:sSub>
              <m:sSubPr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b</m:t>
                </m:r>
              </m:e>
              <m:sub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9"/>
                <w:szCs w:val="29"/>
                <w:shd w:fill="ffde94" w:val="clear"/>
              </w:rPr>
              <m:t xml:space="preserve"> - </m:t>
            </m:r>
            <m:nary>
              <m:naryPr>
                <m:chr m:val="∑"/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naryPr>
              <m:sub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j = 1,  j </m:t>
                </m:r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>≠</m:t>
                </m:r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 i</m:t>
                </m:r>
              </m:sub>
              <m:sup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n</m:t>
                </m:r>
              </m:sup>
            </m:nary>
            <m:sSub>
              <m:sSubPr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i j</m:t>
                </m:r>
              </m:sub>
            </m:sSub>
            <m:sSubSup>
              <m:sSubSupPr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sSubSupPr>
              <m:e>
                <m:sSub>
                  <m:sSubPr>
                    <m:ctrlPr>
                      <w:rPr>
                        <w:color w:val="434343"/>
                        <w:sz w:val="29"/>
                        <w:szCs w:val="29"/>
                        <w:shd w:fill="ffde94" w:val="clear"/>
                      </w:rPr>
                    </m:ctrlPr>
                  </m:sSubPr>
                  <m:e>
                    <m:r>
                      <w:rPr>
                        <w:color w:val="434343"/>
                        <w:sz w:val="29"/>
                        <w:szCs w:val="29"/>
                        <w:shd w:fill="ffde94" w:val="clear"/>
                      </w:rPr>
                      <m:t xml:space="preserve">x</m:t>
                    </m:r>
                  </m:e>
                  <m:sub>
                    <m:r>
                      <w:rPr>
                        <w:color w:val="434343"/>
                        <w:sz w:val="29"/>
                        <w:szCs w:val="29"/>
                        <w:shd w:fill="ffde94" w:val="clear"/>
                      </w:rPr>
                      <m:t xml:space="preserve">j</m:t>
                    </m:r>
                  </m:sub>
                </m:sSub>
              </m:e>
              <m:sub/>
              <m:sup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(p)</m:t>
                </m:r>
              </m:sup>
            </m:sSubSup>
          </m:num>
          <m:den>
            <m:sSub>
              <m:sSubPr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i i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before="200" w:lineRule="auto"/>
        <w:jc w:val="both"/>
        <w:rPr>
          <w:color w:val="434343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Metoda </w:t>
      </w: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Gauss - Seidel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before="200" w:lineRule="auto"/>
        <w:rPr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N=D-L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  <m:oMath>
        <m:r>
          <w:rPr>
            <w:color w:val="434343"/>
            <w:sz w:val="19"/>
            <w:szCs w:val="19"/>
          </w:rPr>
          <m:t xml:space="preserve">P=U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G</m:t>
            </m:r>
          </m:e>
          <m:sub>
            <m:r>
              <w:rPr>
                <w:color w:val="434343"/>
                <w:sz w:val="19"/>
                <w:szCs w:val="19"/>
              </w:rPr>
              <m:t xml:space="preserve">GS</m:t>
            </m:r>
          </m:sub>
        </m:sSub>
        <m:r>
          <w:rPr>
            <w:color w:val="434343"/>
            <w:sz w:val="19"/>
            <w:szCs w:val="19"/>
          </w:rPr>
          <m:t xml:space="preserve">=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(D-L)</m:t>
            </m:r>
          </m:e>
          <m:sup>
            <m:r>
              <w:rPr>
                <w:color w:val="434343"/>
                <w:sz w:val="19"/>
                <w:szCs w:val="19"/>
              </w:rPr>
              <m:t xml:space="preserve">-1</m:t>
            </m:r>
          </m:sup>
        </m:sSup>
        <m:r>
          <w:rPr>
            <w:color w:val="434343"/>
            <w:sz w:val="19"/>
            <w:szCs w:val="19"/>
          </w:rPr>
          <m:t xml:space="preserve">U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16"/>
        </w:numPr>
        <w:spacing w:before="200" w:lineRule="auto"/>
        <w:ind w:left="720" w:hanging="360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Dacă matricea sistemului este diagonal dominantă pe linii, metoda converge; reciproca cu este adevărată</w:t>
      </w:r>
    </w:p>
    <w:p w:rsidR="00000000" w:rsidDel="00000000" w:rsidP="00000000" w:rsidRDefault="00000000" w:rsidRPr="00000000" w14:paraId="00000094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6"/>
          <w:szCs w:val="26"/>
          <w:shd w:fill="ffde94" w:val="clear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Soluția este:</w:t>
        <w:br w:type="textWrapping"/>
      </w:r>
      <m:oMath>
        <m:sSubSup>
          <m:sSubSupPr>
            <m:ctrlPr>
              <w:rPr>
                <w:color w:val="434343"/>
                <w:sz w:val="29"/>
                <w:szCs w:val="29"/>
                <w:shd w:fill="ffde94" w:val="clear"/>
              </w:rPr>
            </m:ctrlPr>
          </m:sSubSupPr>
          <m:e>
            <m:r>
              <w:rPr>
                <w:color w:val="434343"/>
                <w:sz w:val="29"/>
                <w:szCs w:val="29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29"/>
                <w:szCs w:val="29"/>
                <w:shd w:fill="ffde94" w:val="clear"/>
              </w:rPr>
              <m:t xml:space="preserve">i</m:t>
            </m:r>
          </m:sub>
          <m:sup>
            <m:r>
              <w:rPr>
                <w:color w:val="434343"/>
                <w:sz w:val="29"/>
                <w:szCs w:val="29"/>
                <w:shd w:fill="ffde94" w:val="clear"/>
              </w:rPr>
              <m:t xml:space="preserve">(p+1)</m:t>
            </m:r>
          </m:sup>
        </m:sSubSup>
        <m:r>
          <w:rPr>
            <w:color w:val="434343"/>
            <w:sz w:val="29"/>
            <w:szCs w:val="29"/>
            <w:shd w:fill="ffde94" w:val="clear"/>
          </w:rPr>
          <m:t xml:space="preserve">=</m:t>
        </m:r>
        <m:f>
          <m:fPr>
            <m:ctrlPr>
              <w:rPr>
                <w:color w:val="434343"/>
                <w:sz w:val="29"/>
                <w:szCs w:val="29"/>
                <w:shd w:fill="ffde94" w:val="clear"/>
              </w:rPr>
            </m:ctrlPr>
          </m:fPr>
          <m:num>
            <m:sSub>
              <m:sSubPr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b</m:t>
                </m:r>
              </m:e>
              <m:sub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9"/>
                <w:szCs w:val="29"/>
                <w:shd w:fill="ffde94" w:val="clear"/>
              </w:rPr>
              <m:t xml:space="preserve"> - </m:t>
            </m:r>
            <m:nary>
              <m:naryPr>
                <m:chr m:val="∑"/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naryPr>
              <m:sub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j = 1</m:t>
                </m:r>
              </m:sub>
              <m:sup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i - 1</m:t>
                </m:r>
              </m:sup>
            </m:nary>
            <m:sSub>
              <m:sSubPr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i j</m:t>
                </m:r>
              </m:sub>
            </m:sSub>
            <m:sSubSup>
              <m:sSubSupPr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sSubSupPr>
              <m:e>
                <m:sSub>
                  <m:sSubPr>
                    <m:ctrlPr>
                      <w:rPr>
                        <w:color w:val="434343"/>
                        <w:sz w:val="29"/>
                        <w:szCs w:val="29"/>
                        <w:shd w:fill="ffde94" w:val="clear"/>
                      </w:rPr>
                    </m:ctrlPr>
                  </m:sSubPr>
                  <m:e>
                    <m:r>
                      <w:rPr>
                        <w:color w:val="434343"/>
                        <w:sz w:val="29"/>
                        <w:szCs w:val="29"/>
                        <w:shd w:fill="ffde94" w:val="clear"/>
                      </w:rPr>
                      <m:t xml:space="preserve">x</m:t>
                    </m:r>
                  </m:e>
                  <m:sub>
                    <m:r>
                      <w:rPr>
                        <w:color w:val="434343"/>
                        <w:sz w:val="29"/>
                        <w:szCs w:val="29"/>
                        <w:shd w:fill="ffde94" w:val="clear"/>
                      </w:rPr>
                      <m:t xml:space="preserve">j</m:t>
                    </m:r>
                  </m:sub>
                </m:sSub>
              </m:e>
              <m:sub/>
              <m:sup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(p + 1)</m:t>
                </m:r>
              </m:sup>
            </m:sSubSup>
            <m:r>
              <w:rPr>
                <w:color w:val="434343"/>
                <w:sz w:val="29"/>
                <w:szCs w:val="29"/>
                <w:shd w:fill="ffde94" w:val="clear"/>
              </w:rPr>
              <m:t xml:space="preserve"> - </m:t>
            </m:r>
            <m:nary>
              <m:naryPr>
                <m:chr m:val="∑"/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naryPr>
              <m:sub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j = i + 1</m:t>
                </m:r>
              </m:sub>
              <m:sup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n</m:t>
                </m:r>
              </m:sup>
            </m:nary>
            <m:sSub>
              <m:sSubPr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i j</m:t>
                </m:r>
              </m:sub>
            </m:sSub>
            <m:sSubSup>
              <m:sSubSupPr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sSubSupPr>
              <m:e>
                <m:sSub>
                  <m:sSubPr>
                    <m:ctrlPr>
                      <w:rPr>
                        <w:color w:val="434343"/>
                        <w:sz w:val="29"/>
                        <w:szCs w:val="29"/>
                        <w:shd w:fill="ffde94" w:val="clear"/>
                      </w:rPr>
                    </m:ctrlPr>
                  </m:sSubPr>
                  <m:e>
                    <m:r>
                      <w:rPr>
                        <w:color w:val="434343"/>
                        <w:sz w:val="29"/>
                        <w:szCs w:val="29"/>
                        <w:shd w:fill="ffde94" w:val="clear"/>
                      </w:rPr>
                      <m:t xml:space="preserve">x</m:t>
                    </m:r>
                  </m:e>
                  <m:sub>
                    <m:r>
                      <w:rPr>
                        <w:color w:val="434343"/>
                        <w:sz w:val="29"/>
                        <w:szCs w:val="29"/>
                        <w:shd w:fill="ffde94" w:val="clear"/>
                      </w:rPr>
                      <m:t xml:space="preserve">j</m:t>
                    </m:r>
                  </m:sub>
                </m:sSub>
              </m:e>
              <m:sub/>
              <m:sup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(p)</m:t>
                </m:r>
              </m:sup>
            </m:sSubSup>
          </m:num>
          <m:den>
            <m:sSub>
              <m:sSubPr>
                <m:ctrlPr>
                  <w:rPr>
                    <w:color w:val="434343"/>
                    <w:sz w:val="29"/>
                    <w:szCs w:val="29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9"/>
                    <w:szCs w:val="29"/>
                    <w:shd w:fill="ffde94" w:val="clear"/>
                  </w:rPr>
                  <m:t xml:space="preserve">i i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Metoda </w:t>
      </w: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suprarelaxării</w:t>
      </w: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br w:type="textWrapping"/>
        <w:t xml:space="preserve">(SOR)</w:t>
      </w:r>
    </w:p>
    <w:p w:rsidR="00000000" w:rsidDel="00000000" w:rsidP="00000000" w:rsidRDefault="00000000" w:rsidRPr="00000000" w14:paraId="00000097">
      <w:pPr>
        <w:pageBreakBefore w:val="0"/>
        <w:spacing w:before="200" w:lineRule="auto"/>
        <w:rPr>
          <w:color w:val="434343"/>
          <w:sz w:val="23"/>
          <w:szCs w:val="23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Pentru găsirea unei descompuneri cât mai rapid convergente, se introduce un parametru de relaxare </w:t>
      </w:r>
      <m:oMath>
        <m:r>
          <m:t>ω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:</w:t>
        <w:br w:type="textWrapping"/>
      </w:r>
      <m:oMath>
        <m:r>
          <w:rPr>
            <w:color w:val="434343"/>
            <w:sz w:val="19"/>
            <w:szCs w:val="19"/>
          </w:rPr>
          <m:t xml:space="preserve">A = N-P=N-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N-P+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N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  <m:oMath>
        <m:r>
          <w:rPr>
            <w:color w:val="434343"/>
            <w:sz w:val="19"/>
            <w:szCs w:val="19"/>
          </w:rPr>
          <m:t xml:space="preserve">=(1-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)N-(P-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N)=N(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)-P(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)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  <m:oMath>
        <m:r>
          <w:rPr>
            <w:color w:val="434343"/>
            <w:sz w:val="19"/>
            <w:szCs w:val="19"/>
          </w:rPr>
          <m:t xml:space="preserve">N(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)=(1-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)N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  <m:oMath>
        <m:r>
          <w:rPr>
            <w:color w:val="434343"/>
            <w:sz w:val="19"/>
            <w:szCs w:val="19"/>
          </w:rPr>
          <m:t xml:space="preserve">P(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)=P-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N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  <m:oMath>
        <m:r>
          <w:rPr>
            <w:color w:val="434343"/>
            <w:sz w:val="23"/>
            <w:szCs w:val="23"/>
          </w:rPr>
          <m:t xml:space="preserve">G(</m:t>
        </m:r>
        <m:r>
          <w:rPr>
            <w:color w:val="434343"/>
            <w:sz w:val="23"/>
            <w:szCs w:val="23"/>
          </w:rPr>
          <m:t>ω</m:t>
        </m:r>
        <m:r>
          <w:rPr>
            <w:color w:val="434343"/>
            <w:sz w:val="23"/>
            <w:szCs w:val="23"/>
          </w:rPr>
          <m:t xml:space="preserve">)=</m:t>
        </m:r>
        <m:sSup>
          <m:sSupPr>
            <m:ctrlPr>
              <w:rPr>
                <w:color w:val="434343"/>
                <w:sz w:val="23"/>
                <w:szCs w:val="23"/>
              </w:rPr>
            </m:ctrlPr>
          </m:sSupPr>
          <m:e>
            <m:r>
              <w:rPr>
                <w:color w:val="434343"/>
                <w:sz w:val="23"/>
                <w:szCs w:val="23"/>
              </w:rPr>
              <m:t xml:space="preserve">N</m:t>
            </m:r>
          </m:e>
          <m:sup>
            <m:r>
              <w:rPr>
                <w:color w:val="434343"/>
                <w:sz w:val="23"/>
                <w:szCs w:val="23"/>
              </w:rPr>
              <m:t xml:space="preserve">-1</m:t>
            </m:r>
          </m:sup>
        </m:sSup>
        <m:r>
          <w:rPr>
            <w:color w:val="434343"/>
            <w:sz w:val="23"/>
            <w:szCs w:val="23"/>
          </w:rPr>
          <m:t xml:space="preserve">(</m:t>
        </m:r>
        <m:r>
          <w:rPr>
            <w:color w:val="434343"/>
            <w:sz w:val="23"/>
            <w:szCs w:val="23"/>
          </w:rPr>
          <m:t>ω</m:t>
        </m:r>
        <m:r>
          <w:rPr>
            <w:color w:val="434343"/>
            <w:sz w:val="23"/>
            <w:szCs w:val="23"/>
          </w:rPr>
          <m:t xml:space="preserve">)P(</m:t>
        </m:r>
        <m:r>
          <w:rPr>
            <w:color w:val="434343"/>
            <w:sz w:val="23"/>
            <w:szCs w:val="23"/>
          </w:rPr>
          <m:t>ω</m:t>
        </m:r>
        <m:r>
          <w:rPr>
            <w:color w:val="434343"/>
            <w:sz w:val="23"/>
            <w:szCs w:val="23"/>
          </w:rPr>
          <m:t xml:space="preserve">)=</m:t>
        </m:r>
        <m:f>
          <m:fPr>
            <m:ctrlPr>
              <w:rPr>
                <w:color w:val="434343"/>
                <w:sz w:val="23"/>
                <w:szCs w:val="23"/>
              </w:rPr>
            </m:ctrlPr>
          </m:fPr>
          <m:num>
            <m:sSup>
              <m:sSupPr>
                <m:ctrlPr>
                  <w:rPr>
                    <w:color w:val="434343"/>
                    <w:sz w:val="23"/>
                    <w:szCs w:val="23"/>
                  </w:rPr>
                </m:ctrlPr>
              </m:sSupPr>
              <m:e>
                <m:r>
                  <w:rPr>
                    <w:color w:val="434343"/>
                    <w:sz w:val="23"/>
                    <w:szCs w:val="23"/>
                  </w:rPr>
                  <m:t xml:space="preserve">N</m:t>
                </m:r>
              </m:e>
              <m:sup>
                <m:r>
                  <w:rPr>
                    <w:color w:val="434343"/>
                    <w:sz w:val="23"/>
                    <w:szCs w:val="23"/>
                  </w:rPr>
                  <m:t xml:space="preserve">-1</m:t>
                </m:r>
              </m:sup>
            </m:sSup>
            <m:r>
              <w:rPr>
                <w:color w:val="434343"/>
                <w:sz w:val="23"/>
                <w:szCs w:val="23"/>
              </w:rPr>
              <m:t xml:space="preserve">P-</m:t>
            </m:r>
            <m:r>
              <w:rPr>
                <w:color w:val="434343"/>
                <w:sz w:val="23"/>
                <w:szCs w:val="23"/>
              </w:rPr>
              <m:t>ω</m:t>
            </m:r>
            <m:sSub>
              <m:sSubPr>
                <m:ctrlPr>
                  <w:rPr>
                    <w:color w:val="434343"/>
                    <w:sz w:val="23"/>
                    <w:szCs w:val="23"/>
                  </w:rPr>
                </m:ctrlPr>
              </m:sSubPr>
              <m:e>
                <m:r>
                  <w:rPr>
                    <w:color w:val="434343"/>
                    <w:sz w:val="23"/>
                    <w:szCs w:val="23"/>
                  </w:rPr>
                  <m:t xml:space="preserve">I</m:t>
                </m:r>
              </m:e>
              <m:sub>
                <m:r>
                  <w:rPr>
                    <w:color w:val="434343"/>
                    <w:sz w:val="23"/>
                    <w:szCs w:val="23"/>
                  </w:rPr>
                  <m:t xml:space="preserve">n</m:t>
                </m:r>
              </m:sub>
            </m:sSub>
          </m:num>
          <m:den>
            <m:r>
              <w:rPr>
                <w:color w:val="434343"/>
                <w:sz w:val="23"/>
                <w:szCs w:val="23"/>
              </w:rPr>
              <m:t xml:space="preserve">1-</m:t>
            </m:r>
            <m:r>
              <w:rPr>
                <w:color w:val="434343"/>
                <w:sz w:val="23"/>
                <w:szCs w:val="23"/>
              </w:rPr>
              <m:t>ω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before="200" w:lineRule="auto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Condiția de stabilitate impune </w:t>
      </w:r>
      <m:oMath>
        <m:r>
          <m:t>ω</m:t>
        </m:r>
        <m:r>
          <m:t>∈</m:t>
        </m:r>
        <m:r>
          <w:rPr>
            <w:color w:val="434343"/>
            <w:sz w:val="19"/>
            <w:szCs w:val="19"/>
          </w:rPr>
          <m:t xml:space="preserve">(0,2) 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. În practică se face o altă alegere, astfel:</w:t>
        <w:br w:type="textWrapping"/>
      </w:r>
      <m:oMath>
        <m:r>
          <w:rPr>
            <w:color w:val="434343"/>
            <w:sz w:val="19"/>
            <w:szCs w:val="19"/>
          </w:rPr>
          <m:t xml:space="preserve">N(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)=</m:t>
        </m:r>
        <m:f>
          <m:fPr>
            <m:ctrlPr>
              <w:rPr>
                <w:color w:val="434343"/>
                <w:sz w:val="19"/>
                <w:szCs w:val="19"/>
              </w:rPr>
            </m:ctrlPr>
          </m:fPr>
          <m:num>
            <m:r>
              <w:rPr>
                <w:color w:val="434343"/>
                <w:sz w:val="19"/>
                <w:szCs w:val="19"/>
              </w:rPr>
              <m:t xml:space="preserve">1</m:t>
            </m:r>
          </m:num>
          <m:den>
            <m:r>
              <w:rPr>
                <w:color w:val="434343"/>
                <w:sz w:val="19"/>
                <w:szCs w:val="19"/>
              </w:rPr>
              <m:t>ω</m:t>
            </m:r>
          </m:den>
        </m:f>
        <m:r>
          <w:rPr>
            <w:color w:val="434343"/>
            <w:sz w:val="19"/>
            <w:szCs w:val="19"/>
          </w:rPr>
          <m:t xml:space="preserve">D-L, P(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)=(</m:t>
        </m:r>
        <m:f>
          <m:fPr>
            <m:ctrlPr>
              <w:rPr>
                <w:color w:val="434343"/>
                <w:sz w:val="19"/>
                <w:szCs w:val="19"/>
              </w:rPr>
            </m:ctrlPr>
          </m:fPr>
          <m:num>
            <m:r>
              <w:rPr>
                <w:color w:val="434343"/>
                <w:sz w:val="19"/>
                <w:szCs w:val="19"/>
              </w:rPr>
              <m:t xml:space="preserve">1</m:t>
            </m:r>
          </m:num>
          <m:den>
            <m:r>
              <w:rPr>
                <w:color w:val="434343"/>
                <w:sz w:val="19"/>
                <w:szCs w:val="19"/>
              </w:rPr>
              <m:t>ω</m:t>
            </m:r>
          </m:den>
        </m:f>
        <m:r>
          <w:rPr>
            <w:color w:val="434343"/>
            <w:sz w:val="19"/>
            <w:szCs w:val="19"/>
          </w:rPr>
          <m:t xml:space="preserve">-1)D+U,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br w:type="textWrapping"/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G</m:t>
            </m:r>
          </m:e>
          <m:sub>
            <m:r>
              <w:rPr>
                <w:color w:val="434343"/>
                <w:sz w:val="19"/>
                <w:szCs w:val="19"/>
              </w:rPr>
              <m:t>ω</m:t>
            </m:r>
          </m:sub>
        </m:sSub>
        <m:r>
          <w:rPr>
            <w:color w:val="434343"/>
            <w:sz w:val="19"/>
            <w:szCs w:val="19"/>
          </w:rPr>
          <m:t xml:space="preserve">=(D-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L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)</m:t>
            </m:r>
          </m:e>
          <m:sup>
            <m:r>
              <w:rPr>
                <w:color w:val="434343"/>
                <w:sz w:val="19"/>
                <w:szCs w:val="19"/>
              </w:rPr>
              <m:t xml:space="preserve">-1</m:t>
            </m:r>
          </m:sup>
        </m:sSup>
        <m:r>
          <w:rPr>
            <w:color w:val="434343"/>
            <w:sz w:val="19"/>
            <w:szCs w:val="19"/>
          </w:rPr>
          <m:t xml:space="preserve">[(1-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)D+</m:t>
        </m:r>
        <m:r>
          <w:rPr>
            <w:color w:val="434343"/>
            <w:sz w:val="19"/>
            <w:szCs w:val="19"/>
          </w:rPr>
          <m:t>ω</m:t>
        </m:r>
        <m:r>
          <w:rPr>
            <w:color w:val="434343"/>
            <w:sz w:val="19"/>
            <w:szCs w:val="19"/>
          </w:rPr>
          <m:t xml:space="preserve">U)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before="200" w:lineRule="auto"/>
        <w:rPr>
          <w:rFonts w:ascii="Aldrich" w:cs="Aldrich" w:eastAsia="Aldrich" w:hAnsi="Aldrich"/>
          <w:b w:val="1"/>
          <w:color w:val="0000ff"/>
          <w:sz w:val="18"/>
          <w:szCs w:val="18"/>
          <w:shd w:fill="ffde94" w:val="clear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Soluția este:</w:t>
      </w:r>
      <w:r w:rsidDel="00000000" w:rsidR="00000000" w:rsidRPr="00000000">
        <w:rPr>
          <w:color w:val="434343"/>
          <w:sz w:val="13"/>
          <w:szCs w:val="13"/>
          <w:rtl w:val="0"/>
        </w:rPr>
        <w:br w:type="textWrapping"/>
      </w:r>
      <m:oMath>
        <m:sSubSup>
          <m:sSubSup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SupPr>
          <m:e>
            <m:r>
              <w:rPr>
                <w:color w:val="434343"/>
                <w:sz w:val="21"/>
                <w:szCs w:val="21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21"/>
                <w:szCs w:val="21"/>
                <w:shd w:fill="ffde94" w:val="clear"/>
              </w:rPr>
              <m:t xml:space="preserve">i</m:t>
            </m:r>
          </m:sub>
          <m:sup>
            <m:r>
              <w:rPr>
                <w:color w:val="434343"/>
                <w:sz w:val="21"/>
                <w:szCs w:val="21"/>
                <w:shd w:fill="ffde94" w:val="clear"/>
              </w:rPr>
              <m:t xml:space="preserve">(p+1)</m:t>
            </m:r>
          </m:sup>
        </m:sSubSup>
        <m:r>
          <w:rPr>
            <w:color w:val="434343"/>
            <w:sz w:val="21"/>
            <w:szCs w:val="21"/>
            <w:shd w:fill="ffde94" w:val="clear"/>
          </w:rPr>
          <m:t xml:space="preserve">=</m:t>
        </m:r>
        <m:r>
          <w:rPr>
            <w:color w:val="434343"/>
            <w:sz w:val="21"/>
            <w:szCs w:val="21"/>
            <w:shd w:fill="ffde94" w:val="clear"/>
          </w:rPr>
          <m:t>ω</m:t>
        </m:r>
        <m:f>
          <m:fPr>
            <m:ctrlPr>
              <w:rPr>
                <w:color w:val="434343"/>
                <w:sz w:val="21"/>
                <w:szCs w:val="21"/>
                <w:shd w:fill="ffde94" w:val="clear"/>
              </w:rPr>
            </m:ctrlPr>
          </m:fPr>
          <m:num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b</m:t>
                </m:r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1"/>
                <w:szCs w:val="21"/>
                <w:shd w:fill="ffde94" w:val="clear"/>
              </w:rPr>
              <m:t xml:space="preserve"> - </m:t>
            </m:r>
            <m:nary>
              <m:naryPr>
                <m:chr m:val="∑"/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naryPr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j = 1</m:t>
                </m:r>
              </m:sub>
              <m:sup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i - 1</m:t>
                </m:r>
              </m:sup>
            </m:nary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i j</m:t>
                </m:r>
              </m:sub>
            </m:sSub>
            <m:sSubSup>
              <m:sSubSup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SupPr>
              <m:e>
                <m:sSub>
                  <m:sSubPr>
                    <m:ctrlPr>
                      <w:rPr>
                        <w:color w:val="434343"/>
                        <w:sz w:val="21"/>
                        <w:szCs w:val="21"/>
                        <w:shd w:fill="ffde94" w:val="clear"/>
                      </w:rPr>
                    </m:ctrlPr>
                  </m:sSubPr>
                  <m:e>
                    <m:r>
                      <w:rPr>
                        <w:color w:val="434343"/>
                        <w:sz w:val="21"/>
                        <w:szCs w:val="21"/>
                        <w:shd w:fill="ffde94" w:val="clear"/>
                      </w:rPr>
                      <m:t xml:space="preserve">x</m:t>
                    </m:r>
                  </m:e>
                  <m:sub>
                    <m:r>
                      <w:rPr>
                        <w:color w:val="434343"/>
                        <w:sz w:val="21"/>
                        <w:szCs w:val="21"/>
                        <w:shd w:fill="ffde94" w:val="clear"/>
                      </w:rPr>
                      <m:t xml:space="preserve">j</m:t>
                    </m:r>
                  </m:sub>
                </m:sSub>
              </m:e>
              <m:sub/>
              <m:sup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(p + 1)</m:t>
                </m:r>
              </m:sup>
            </m:sSubSup>
            <m:r>
              <w:rPr>
                <w:color w:val="434343"/>
                <w:sz w:val="21"/>
                <w:szCs w:val="21"/>
                <w:shd w:fill="ffde94" w:val="clear"/>
              </w:rPr>
              <m:t xml:space="preserve"> - </m:t>
            </m:r>
            <m:nary>
              <m:naryPr>
                <m:chr m:val="∑"/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naryPr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j = i + 1</m:t>
                </m:r>
              </m:sub>
              <m:sup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n</m:t>
                </m:r>
              </m:sup>
            </m:nary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i j</m:t>
                </m:r>
              </m:sub>
            </m:sSub>
            <m:sSubSup>
              <m:sSubSup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SupPr>
              <m:e>
                <m:sSub>
                  <m:sSubPr>
                    <m:ctrlPr>
                      <w:rPr>
                        <w:color w:val="434343"/>
                        <w:sz w:val="21"/>
                        <w:szCs w:val="21"/>
                        <w:shd w:fill="ffde94" w:val="clear"/>
                      </w:rPr>
                    </m:ctrlPr>
                  </m:sSubPr>
                  <m:e>
                    <m:r>
                      <w:rPr>
                        <w:color w:val="434343"/>
                        <w:sz w:val="21"/>
                        <w:szCs w:val="21"/>
                        <w:shd w:fill="ffde94" w:val="clear"/>
                      </w:rPr>
                      <m:t xml:space="preserve">x</m:t>
                    </m:r>
                  </m:e>
                  <m:sub>
                    <m:r>
                      <w:rPr>
                        <w:color w:val="434343"/>
                        <w:sz w:val="21"/>
                        <w:szCs w:val="21"/>
                        <w:shd w:fill="ffde94" w:val="clear"/>
                      </w:rPr>
                      <m:t xml:space="preserve">j</m:t>
                    </m:r>
                  </m:sub>
                </m:sSub>
              </m:e>
              <m:sub/>
              <m:sup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(p)</m:t>
                </m:r>
              </m:sup>
            </m:sSubSup>
          </m:num>
          <m:den>
            <m:sSub>
              <m:sSub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i i</m:t>
                </m:r>
              </m:sub>
            </m:sSub>
          </m:den>
        </m:f>
        <m:r>
          <w:rPr>
            <w:color w:val="434343"/>
            <w:sz w:val="21"/>
            <w:szCs w:val="21"/>
            <w:shd w:fill="ffde94" w:val="clear"/>
          </w:rPr>
          <m:t xml:space="preserve">-(1-</m:t>
        </m:r>
        <m:r>
          <w:rPr>
            <w:color w:val="434343"/>
            <w:sz w:val="21"/>
            <w:szCs w:val="21"/>
            <w:shd w:fill="ffde94" w:val="clear"/>
          </w:rPr>
          <m:t>ω</m:t>
        </m:r>
        <m:r>
          <w:rPr>
            <w:color w:val="434343"/>
            <w:sz w:val="21"/>
            <w:szCs w:val="21"/>
            <w:shd w:fill="ffde94" w:val="clear"/>
          </w:rPr>
          <m:t xml:space="preserve">)</m:t>
        </m:r>
        <m:sSubSup>
          <m:sSubSupPr>
            <m:ctrlPr>
              <w:rPr>
                <w:color w:val="434343"/>
                <w:sz w:val="21"/>
                <w:szCs w:val="21"/>
                <w:shd w:fill="ffde94" w:val="clear"/>
              </w:rPr>
            </m:ctrlPr>
          </m:sSubSupPr>
          <m:e>
            <m:sSubSup>
              <m:sSubSupPr>
                <m:ctrlPr>
                  <w:rPr>
                    <w:color w:val="434343"/>
                    <w:sz w:val="21"/>
                    <w:szCs w:val="21"/>
                    <w:shd w:fill="ffde94" w:val="clear"/>
                  </w:rPr>
                </m:ctrlPr>
              </m:sSubSupPr>
              <m:e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x</m:t>
                </m:r>
              </m:e>
              <m:sub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i</m:t>
                </m:r>
              </m:sub>
              <m:sup>
                <m:r>
                  <w:rPr>
                    <w:color w:val="434343"/>
                    <w:sz w:val="21"/>
                    <w:szCs w:val="21"/>
                    <w:shd w:fill="ffde94" w:val="clear"/>
                  </w:rPr>
                  <m:t xml:space="preserve">(p)</m:t>
                </m:r>
              </m:sup>
            </m:sSubSup>
          </m:e>
          <m:sub/>
          <m:sup/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a64d79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a64d79"/>
          <w:sz w:val="24"/>
          <w:szCs w:val="24"/>
          <w:rtl w:val="0"/>
        </w:rPr>
        <w:t xml:space="preserve">Ecuații neliniare</w:t>
      </w:r>
    </w:p>
    <w:p w:rsidR="00000000" w:rsidDel="00000000" w:rsidP="00000000" w:rsidRDefault="00000000" w:rsidRPr="00000000" w14:paraId="0000009C">
      <w:pPr>
        <w:pageBreakBefore w:val="0"/>
        <w:numPr>
          <w:ilvl w:val="0"/>
          <w:numId w:val="4"/>
        </w:numPr>
        <w:spacing w:before="200" w:lineRule="auto"/>
        <w:ind w:left="283.46456692913375" w:hanging="359.9999999999999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Metode bazate pe interval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- </w:t>
      </w:r>
      <w:r w:rsidDel="00000000" w:rsidR="00000000" w:rsidRPr="00000000">
        <w:rPr>
          <w:color w:val="434343"/>
          <w:sz w:val="19"/>
          <w:szCs w:val="19"/>
          <w:u w:val="single"/>
          <w:rtl w:val="0"/>
        </w:rPr>
        <w:t xml:space="preserve">bisecție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+ </w:t>
      </w:r>
      <w:r w:rsidDel="00000000" w:rsidR="00000000" w:rsidRPr="00000000">
        <w:rPr>
          <w:color w:val="434343"/>
          <w:sz w:val="19"/>
          <w:szCs w:val="19"/>
          <w:u w:val="single"/>
          <w:rtl w:val="0"/>
        </w:rPr>
        <w:t xml:space="preserve">secantă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(funcțiile trebuie să fie continue, mereu convergente)</w:t>
      </w:r>
    </w:p>
    <w:p w:rsidR="00000000" w:rsidDel="00000000" w:rsidP="00000000" w:rsidRDefault="00000000" w:rsidRPr="00000000" w14:paraId="0000009D">
      <w:pPr>
        <w:pageBreakBefore w:val="0"/>
        <w:numPr>
          <w:ilvl w:val="0"/>
          <w:numId w:val="4"/>
        </w:numPr>
        <w:spacing w:before="200" w:lineRule="auto"/>
        <w:ind w:left="283.46456692913375" w:hanging="359.9999999999999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Metodele care nu se bazează pe interval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- </w:t>
      </w:r>
      <w:r w:rsidDel="00000000" w:rsidR="00000000" w:rsidRPr="00000000">
        <w:rPr>
          <w:color w:val="434343"/>
          <w:sz w:val="19"/>
          <w:szCs w:val="19"/>
          <w:u w:val="single"/>
          <w:rtl w:val="0"/>
        </w:rPr>
        <w:t xml:space="preserve">tangentă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+ </w:t>
      </w:r>
      <w:r w:rsidDel="00000000" w:rsidR="00000000" w:rsidRPr="00000000">
        <w:rPr>
          <w:color w:val="434343"/>
          <w:sz w:val="19"/>
          <w:szCs w:val="19"/>
          <w:u w:val="single"/>
          <w:rtl w:val="0"/>
        </w:rPr>
        <w:t xml:space="preserve">aproximări succesive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(pot fi divergente sau convergente; când converg, convergența este mult mai rapidă față de cea a metodelor bazate pe interval)</w:t>
      </w:r>
    </w:p>
    <w:p w:rsidR="00000000" w:rsidDel="00000000" w:rsidP="00000000" w:rsidRDefault="00000000" w:rsidRPr="00000000" w14:paraId="0000009E">
      <w:pPr>
        <w:pageBreakBefore w:val="0"/>
        <w:spacing w:before="200" w:lineRule="auto"/>
        <w:ind w:left="283.46456692913375" w:hanging="359.9999999999999"/>
        <w:jc w:val="both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Metoda bisecției</w:t>
      </w:r>
    </w:p>
    <w:p w:rsidR="00000000" w:rsidDel="00000000" w:rsidP="00000000" w:rsidRDefault="00000000" w:rsidRPr="00000000" w14:paraId="000000A0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Împarte intervalul intervalul în două jumătăți și alege subintervalul pentru care funcția la capete își schimbă semnul, adică intervalul care conține soluția ecuației f(x)=0.</w:t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29"/>
        </w:numPr>
        <w:spacing w:before="200" w:lineRule="auto"/>
        <w:ind w:left="720" w:hanging="360"/>
        <w:jc w:val="both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se poate asemăna cu o căutare binară</w:t>
      </w:r>
    </w:p>
    <w:p w:rsidR="00000000" w:rsidDel="00000000" w:rsidP="00000000" w:rsidRDefault="00000000" w:rsidRPr="00000000" w14:paraId="000000A2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f(a) * f(b) &lt; 0 , c = (a+b)/2, dacă           f(a) * f(c)  &lt; 0 se alege [a,c], altfel se alege [c,b]</w:t>
      </w:r>
    </w:p>
    <w:p w:rsidR="00000000" w:rsidDel="00000000" w:rsidP="00000000" w:rsidRDefault="00000000" w:rsidRPr="00000000" w14:paraId="000000A3">
      <w:pPr>
        <w:pageBreakBefore w:val="0"/>
        <w:spacing w:before="200" w:lineRule="auto"/>
        <w:ind w:left="0" w:firstLine="0"/>
        <w:jc w:val="both"/>
        <w:rPr>
          <w:color w:val="434343"/>
          <w:sz w:val="27"/>
          <w:szCs w:val="27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Eroarea relativă procentuală </w:t>
      </w:r>
      <m:oMath>
        <m:r>
          <m:t>ϵ</m:t>
        </m:r>
        <m:r>
          <w:rPr>
            <w:color w:val="434343"/>
            <w:sz w:val="27"/>
            <w:szCs w:val="27"/>
          </w:rPr>
          <m:t xml:space="preserve">=</m:t>
        </m:r>
        <m:d>
          <m:dPr>
            <m:begChr m:val="|"/>
            <m:endChr m:val="|"/>
            <m:ctrlPr>
              <w:rPr>
                <w:color w:val="434343"/>
                <w:sz w:val="27"/>
                <w:szCs w:val="27"/>
              </w:rPr>
            </m:ctrlPr>
          </m:dPr>
          <m:e>
            <m:f>
              <m:fPr>
                <m:ctrlPr>
                  <w:rPr>
                    <w:color w:val="434343"/>
                    <w:sz w:val="27"/>
                    <w:szCs w:val="27"/>
                  </w:rPr>
                </m:ctrlPr>
              </m:fPr>
              <m:num>
                <m:sSup>
                  <m:sSupPr>
                    <m:ctrlPr>
                      <w:rPr>
                        <w:color w:val="434343"/>
                        <w:sz w:val="27"/>
                        <w:szCs w:val="27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color w:val="434343"/>
                            <w:sz w:val="27"/>
                            <w:szCs w:val="27"/>
                          </w:rPr>
                        </m:ctrlPr>
                      </m:sSubPr>
                      <m:e>
                        <m:r>
                          <w:rPr>
                            <w:color w:val="434343"/>
                            <w:sz w:val="27"/>
                            <w:szCs w:val="27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color w:val="434343"/>
                            <w:sz w:val="27"/>
                            <w:szCs w:val="27"/>
                          </w:rPr>
                          <m:t xml:space="preserve">r</m:t>
                        </m:r>
                      </m:sub>
                    </m:sSub>
                  </m:e>
                  <m:sup>
                    <m:r>
                      <w:rPr>
                        <w:color w:val="434343"/>
                        <w:sz w:val="27"/>
                        <w:szCs w:val="27"/>
                      </w:rPr>
                      <m:t xml:space="preserve">new</m:t>
                    </m:r>
                  </m:sup>
                </m:sSup>
                <m:r>
                  <w:rPr>
                    <w:color w:val="434343"/>
                    <w:sz w:val="27"/>
                    <w:szCs w:val="27"/>
                  </w:rPr>
                  <m:t xml:space="preserve">-</m:t>
                </m:r>
                <m:sSup>
                  <m:sSupPr>
                    <m:ctrlPr>
                      <w:rPr>
                        <w:color w:val="434343"/>
                        <w:sz w:val="27"/>
                        <w:szCs w:val="27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color w:val="434343"/>
                            <w:sz w:val="27"/>
                            <w:szCs w:val="27"/>
                          </w:rPr>
                        </m:ctrlPr>
                      </m:sSubPr>
                      <m:e>
                        <m:r>
                          <w:rPr>
                            <w:color w:val="434343"/>
                            <w:sz w:val="27"/>
                            <w:szCs w:val="27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color w:val="434343"/>
                            <w:sz w:val="27"/>
                            <w:szCs w:val="27"/>
                          </w:rPr>
                          <m:t xml:space="preserve">r</m:t>
                        </m:r>
                      </m:sub>
                    </m:sSub>
                  </m:e>
                  <m:sup>
                    <m:r>
                      <w:rPr>
                        <w:color w:val="434343"/>
                        <w:sz w:val="27"/>
                        <w:szCs w:val="27"/>
                      </w:rPr>
                      <m:t xml:space="preserve">old</m:t>
                    </m:r>
                  </m:sup>
                </m:sSup>
              </m:num>
              <m:den>
                <m:sSup>
                  <m:sSupPr>
                    <m:ctrlPr>
                      <w:rPr>
                        <w:color w:val="434343"/>
                        <w:sz w:val="27"/>
                        <w:szCs w:val="27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color w:val="434343"/>
                            <w:sz w:val="27"/>
                            <w:szCs w:val="27"/>
                          </w:rPr>
                        </m:ctrlPr>
                      </m:sSubPr>
                      <m:e>
                        <m:r>
                          <w:rPr>
                            <w:color w:val="434343"/>
                            <w:sz w:val="27"/>
                            <w:szCs w:val="27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color w:val="434343"/>
                            <w:sz w:val="27"/>
                            <w:szCs w:val="27"/>
                          </w:rPr>
                          <m:t xml:space="preserve">r</m:t>
                        </m:r>
                      </m:sub>
                    </m:sSub>
                  </m:e>
                  <m:sup>
                    <m:r>
                      <w:rPr>
                        <w:color w:val="434343"/>
                        <w:sz w:val="27"/>
                        <w:szCs w:val="27"/>
                      </w:rPr>
                      <m:t xml:space="preserve">new</m:t>
                    </m:r>
                  </m:sup>
                </m:sSup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Avantaje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- este mereu convergentă</w:t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20"/>
        </w:numPr>
        <w:spacing w:before="200" w:lineRule="auto"/>
        <w:ind w:left="720" w:hanging="360"/>
        <w:jc w:val="both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pentru o eroare acceptată tol, se poate calcula numărul de iterații ce trebuie parcurse pentru a se ajunge la aproximarea dorită a rădăcinii, conform formulei </w:t>
      </w:r>
      <m:oMath>
        <m:r>
          <w:rPr>
            <w:color w:val="434343"/>
            <w:sz w:val="25"/>
            <w:szCs w:val="25"/>
          </w:rPr>
          <m:t xml:space="preserve">n=lo</m:t>
        </m:r>
        <m:sSub>
          <m:sSubPr>
            <m:ctrlPr>
              <w:rPr>
                <w:color w:val="434343"/>
                <w:sz w:val="25"/>
                <w:szCs w:val="25"/>
              </w:rPr>
            </m:ctrlPr>
          </m:sSubPr>
          <m:e>
            <m:r>
              <w:rPr>
                <w:color w:val="434343"/>
                <w:sz w:val="25"/>
                <w:szCs w:val="25"/>
              </w:rPr>
              <m:t xml:space="preserve">g</m:t>
            </m:r>
          </m:e>
          <m:sub>
            <m:r>
              <w:rPr>
                <w:color w:val="434343"/>
                <w:sz w:val="25"/>
                <w:szCs w:val="25"/>
              </w:rPr>
              <m:t xml:space="preserve">2</m:t>
            </m:r>
          </m:sub>
        </m:sSub>
        <m:r>
          <w:rPr>
            <w:color w:val="434343"/>
            <w:sz w:val="25"/>
            <w:szCs w:val="25"/>
          </w:rPr>
          <m:t xml:space="preserve">(</m:t>
        </m:r>
        <m:f>
          <m:fPr>
            <m:ctrlPr>
              <w:rPr>
                <w:color w:val="434343"/>
                <w:sz w:val="25"/>
                <w:szCs w:val="25"/>
              </w:rPr>
            </m:ctrlPr>
          </m:fPr>
          <m:num>
            <m:r>
              <w:rPr>
                <w:color w:val="434343"/>
                <w:sz w:val="25"/>
                <w:szCs w:val="25"/>
              </w:rPr>
              <m:t xml:space="preserve">b-a</m:t>
            </m:r>
          </m:num>
          <m:den>
            <m:r>
              <w:rPr>
                <w:color w:val="434343"/>
                <w:sz w:val="25"/>
                <w:szCs w:val="25"/>
              </w:rPr>
              <m:t xml:space="preserve">tol</m:t>
            </m:r>
          </m:den>
        </m:f>
        <m:r>
          <w:rPr>
            <w:color w:val="434343"/>
            <w:sz w:val="25"/>
            <w:szCs w:val="25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Dezavantaje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- convergență slabă, necesită un număr mare de pași</w:t>
      </w:r>
    </w:p>
    <w:p w:rsidR="00000000" w:rsidDel="00000000" w:rsidP="00000000" w:rsidRDefault="00000000" w:rsidRPr="00000000" w14:paraId="000000A7">
      <w:pPr>
        <w:pageBreakBefore w:val="0"/>
        <w:spacing w:before="200" w:lineRule="auto"/>
        <w:ind w:left="0" w:firstLine="0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br w:type="textWrapping"/>
        <w:t xml:space="preserve">Metoda secantei</w:t>
      </w:r>
    </w:p>
    <w:p w:rsidR="00000000" w:rsidDel="00000000" w:rsidP="00000000" w:rsidRDefault="00000000" w:rsidRPr="00000000" w14:paraId="000000A8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Aproximarea rădăcinii, îın intervalul </w:t>
      </w:r>
      <m:oMath>
        <m:r>
          <w:rPr>
            <w:color w:val="434343"/>
            <w:sz w:val="19"/>
            <w:szCs w:val="19"/>
          </w:rPr>
          <m:t xml:space="preserve">[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i</m:t>
            </m:r>
          </m:sub>
        </m:sSub>
        <m:r>
          <w:rPr>
            <w:color w:val="434343"/>
            <w:sz w:val="19"/>
            <w:szCs w:val="19"/>
          </w:rPr>
          <m:t xml:space="preserve">,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b</m:t>
            </m:r>
          </m:e>
          <m:sub>
            <m:r>
              <w:rPr>
                <w:color w:val="434343"/>
                <w:sz w:val="19"/>
                <w:szCs w:val="19"/>
              </w:rPr>
              <m:t xml:space="preserve">i</m:t>
            </m:r>
          </m:sub>
        </m:sSub>
        <m:r>
          <w:rPr>
            <w:color w:val="434343"/>
            <w:sz w:val="19"/>
            <w:szCs w:val="19"/>
          </w:rPr>
          <m:t xml:space="preserve">]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se consideră a fi intersecția dreptei care trece prin punctele </w:t>
      </w:r>
      <m:oMath>
        <m:r>
          <w:rPr>
            <w:color w:val="434343"/>
            <w:sz w:val="19"/>
            <w:szCs w:val="19"/>
          </w:rPr>
          <m:t xml:space="preserve">(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i</m:t>
            </m:r>
          </m:sub>
        </m:sSub>
        <m:r>
          <w:rPr>
            <w:color w:val="434343"/>
            <w:sz w:val="19"/>
            <w:szCs w:val="19"/>
          </w:rPr>
          <m:t xml:space="preserve">. f(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a</m:t>
            </m:r>
          </m:e>
          <m:sub>
            <m:r>
              <w:rPr>
                <w:color w:val="434343"/>
                <w:sz w:val="19"/>
                <w:szCs w:val="19"/>
              </w:rPr>
              <m:t xml:space="preserve">i</m:t>
            </m:r>
          </m:sub>
        </m:sSub>
        <m:r>
          <w:rPr>
            <w:color w:val="434343"/>
            <w:sz w:val="19"/>
            <w:szCs w:val="19"/>
          </w:rPr>
          <m:t xml:space="preserve">)) și (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b</m:t>
            </m:r>
          </m:e>
          <m:sub>
            <m:r>
              <w:rPr>
                <w:color w:val="434343"/>
                <w:sz w:val="19"/>
                <w:szCs w:val="19"/>
              </w:rPr>
              <m:t xml:space="preserve">i</m:t>
            </m:r>
          </m:sub>
        </m:sSub>
        <m:r>
          <w:rPr>
            <w:color w:val="434343"/>
            <w:sz w:val="19"/>
            <w:szCs w:val="19"/>
          </w:rPr>
          <m:t xml:space="preserve">,f(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b</m:t>
            </m:r>
          </m:e>
          <m:sub>
            <m:r>
              <w:rPr>
                <w:color w:val="434343"/>
                <w:sz w:val="19"/>
                <w:szCs w:val="19"/>
              </w:rPr>
              <m:t xml:space="preserve">i</m:t>
            </m:r>
          </m:sub>
        </m:sSub>
        <m:r>
          <w:rPr>
            <w:color w:val="434343"/>
            <w:sz w:val="19"/>
            <w:szCs w:val="19"/>
          </w:rPr>
          <m:t xml:space="preserve">))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cu axa Ox, adică</w:t>
      </w:r>
    </w:p>
    <w:p w:rsidR="00000000" w:rsidDel="00000000" w:rsidP="00000000" w:rsidRDefault="00000000" w:rsidRPr="00000000" w14:paraId="000000A9">
      <w:pPr>
        <w:pageBreakBefore w:val="0"/>
        <w:spacing w:before="200" w:lineRule="auto"/>
        <w:jc w:val="center"/>
        <w:rPr>
          <w:color w:val="434343"/>
          <w:sz w:val="27"/>
          <w:szCs w:val="27"/>
          <w:shd w:fill="ffde94" w:val="clear"/>
        </w:rPr>
      </w:pPr>
      <m:oMath>
        <m:sSub>
          <m:sSubPr>
            <m:ctrlPr>
              <w:rPr>
                <w:color w:val="434343"/>
                <w:sz w:val="27"/>
                <w:szCs w:val="27"/>
                <w:shd w:fill="ffde94" w:val="clear"/>
              </w:rPr>
            </m:ctrlPr>
          </m:sSubPr>
          <m:e>
            <m:r>
              <w:rPr>
                <w:color w:val="434343"/>
                <w:sz w:val="27"/>
                <w:szCs w:val="27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27"/>
                <w:szCs w:val="27"/>
                <w:shd w:fill="ffde94" w:val="clear"/>
              </w:rPr>
              <m:t xml:space="preserve">i+1</m:t>
            </m:r>
          </m:sub>
        </m:sSub>
        <m:r>
          <w:rPr>
            <w:color w:val="434343"/>
            <w:sz w:val="27"/>
            <w:szCs w:val="27"/>
            <w:shd w:fill="ffde94" w:val="clear"/>
          </w:rPr>
          <m:t xml:space="preserve">=</m:t>
        </m:r>
        <m:f>
          <m:fPr>
            <m:ctrlPr>
              <w:rPr>
                <w:color w:val="434343"/>
                <w:sz w:val="27"/>
                <w:szCs w:val="27"/>
                <w:shd w:fill="ffde94" w:val="clear"/>
              </w:rPr>
            </m:ctrlPr>
          </m:fPr>
          <m:num>
            <m:sSub>
              <m:sSubPr>
                <m:ctrlPr>
                  <w:rPr>
                    <w:color w:val="434343"/>
                    <w:sz w:val="27"/>
                    <w:szCs w:val="27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7"/>
                <w:szCs w:val="27"/>
                <w:shd w:fill="ffde94" w:val="clear"/>
              </w:rPr>
              <m:t xml:space="preserve"> </m:t>
            </m:r>
            <m:r>
              <w:rPr>
                <w:color w:val="434343"/>
                <w:sz w:val="27"/>
                <w:szCs w:val="27"/>
                <w:shd w:fill="ffde94" w:val="clear"/>
              </w:rPr>
              <m:t>⋅</m:t>
            </m:r>
            <m:r>
              <w:rPr>
                <w:color w:val="434343"/>
                <w:sz w:val="27"/>
                <w:szCs w:val="27"/>
                <w:shd w:fill="ffde94" w:val="clear"/>
              </w:rPr>
              <m:t xml:space="preserve"> f(</m:t>
            </m:r>
            <m:sSub>
              <m:sSubPr>
                <m:ctrlPr>
                  <w:rPr>
                    <w:color w:val="434343"/>
                    <w:sz w:val="27"/>
                    <w:szCs w:val="27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b</m:t>
                </m:r>
              </m:e>
              <m:sub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7"/>
                <w:szCs w:val="27"/>
                <w:shd w:fill="ffde94" w:val="clear"/>
              </w:rPr>
              <m:t xml:space="preserve">) - </m:t>
            </m:r>
            <m:sSub>
              <m:sSubPr>
                <m:ctrlPr>
                  <w:rPr>
                    <w:color w:val="434343"/>
                    <w:sz w:val="27"/>
                    <w:szCs w:val="27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b</m:t>
                </m:r>
              </m:e>
              <m:sub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i </m:t>
                </m:r>
              </m:sub>
            </m:sSub>
            <m:r>
              <w:rPr>
                <w:color w:val="434343"/>
                <w:sz w:val="27"/>
                <w:szCs w:val="27"/>
                <w:shd w:fill="ffde94" w:val="clear"/>
              </w:rPr>
              <m:t>⋅</m:t>
            </m:r>
            <m:r>
              <w:rPr>
                <w:color w:val="434343"/>
                <w:sz w:val="27"/>
                <w:szCs w:val="27"/>
                <w:shd w:fill="ffde94" w:val="clear"/>
              </w:rPr>
              <m:t xml:space="preserve"> f(</m:t>
            </m:r>
            <m:sSub>
              <m:sSubPr>
                <m:ctrlPr>
                  <w:rPr>
                    <w:color w:val="434343"/>
                    <w:sz w:val="27"/>
                    <w:szCs w:val="27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7"/>
                <w:szCs w:val="27"/>
                <w:shd w:fill="ffde94" w:val="clear"/>
              </w:rPr>
              <m:t xml:space="preserve">)</m:t>
            </m:r>
          </m:num>
          <m:den>
            <m:r>
              <w:rPr>
                <w:color w:val="434343"/>
                <w:sz w:val="27"/>
                <w:szCs w:val="27"/>
                <w:shd w:fill="ffde94" w:val="clear"/>
              </w:rPr>
              <m:t xml:space="preserve">f(</m:t>
            </m:r>
            <m:sSub>
              <m:sSubPr>
                <m:ctrlPr>
                  <w:rPr>
                    <w:color w:val="434343"/>
                    <w:sz w:val="27"/>
                    <w:szCs w:val="27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b</m:t>
                </m:r>
              </m:e>
              <m:sub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7"/>
                <w:szCs w:val="27"/>
                <w:shd w:fill="ffde94" w:val="clear"/>
              </w:rPr>
              <m:t xml:space="preserve">) - f(</m:t>
            </m:r>
            <m:sSub>
              <m:sSubPr>
                <m:ctrlPr>
                  <w:rPr>
                    <w:color w:val="434343"/>
                    <w:sz w:val="27"/>
                    <w:szCs w:val="27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a</m:t>
                </m:r>
              </m:e>
              <m:sub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7"/>
                <w:szCs w:val="27"/>
                <w:shd w:fill="ffde94" w:val="clear"/>
              </w:rPr>
              <m:t xml:space="preserve">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before="200" w:lineRule="auto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Apoi, se consideră subintervalul care are la unul dintre capete pe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</w:rPr>
              <m:t xml:space="preserve">i+1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, în manieră similară cu metoda bisecției. Același criteriu de oprire: eroarea relativă procentuală </w:t>
      </w:r>
      <m:oMath>
        <m:r>
          <m:t>ϵ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, poate fi folosit.</w:t>
      </w:r>
    </w:p>
    <w:p w:rsidR="00000000" w:rsidDel="00000000" w:rsidP="00000000" w:rsidRDefault="00000000" w:rsidRPr="00000000" w14:paraId="000000AB">
      <w:pPr>
        <w:pageBreakBefore w:val="0"/>
        <w:spacing w:before="200" w:lineRule="auto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Metoda tangentei</w:t>
        <w:br w:type="textWrapping"/>
        <w:t xml:space="preserve"> (Newton Raphson)</w:t>
      </w:r>
    </w:p>
    <w:p w:rsidR="00000000" w:rsidDel="00000000" w:rsidP="00000000" w:rsidRDefault="00000000" w:rsidRPr="00000000" w14:paraId="000000AD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Se pornește cu o valoare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</w:rPr>
              <m:t xml:space="preserve">i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de început, apoi se deduce o estimare mai bună pentru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</w:rPr>
              <m:t xml:space="preserve">i+1</m:t>
            </m:r>
          </m:sub>
        </m:sSub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AE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Se duce o tangentă la curba din punctul de coordonate </w:t>
      </w:r>
      <m:oMath>
        <m:r>
          <w:rPr>
            <w:color w:val="434343"/>
            <w:sz w:val="19"/>
            <w:szCs w:val="19"/>
          </w:rPr>
          <m:t xml:space="preserve">[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</w:rPr>
              <m:t xml:space="preserve">i</m:t>
            </m:r>
          </m:sub>
        </m:sSub>
        <m:r>
          <w:rPr>
            <w:color w:val="434343"/>
            <w:sz w:val="19"/>
            <w:szCs w:val="19"/>
          </w:rPr>
          <m:t xml:space="preserve">, f(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</w:rPr>
              <m:t xml:space="preserve">i</m:t>
            </m:r>
          </m:sub>
        </m:sSub>
        <m:r>
          <w:rPr>
            <w:color w:val="434343"/>
            <w:sz w:val="19"/>
            <w:szCs w:val="19"/>
          </w:rPr>
          <m:t xml:space="preserve">)]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before="200" w:lineRule="auto"/>
        <w:jc w:val="center"/>
        <w:rPr>
          <w:color w:val="434343"/>
          <w:sz w:val="27"/>
          <w:szCs w:val="27"/>
          <w:shd w:fill="ffde94" w:val="clear"/>
        </w:rPr>
      </w:pPr>
      <m:oMath>
        <m:sSub>
          <m:sSubPr>
            <m:ctrlPr>
              <w:rPr>
                <w:color w:val="434343"/>
                <w:sz w:val="27"/>
                <w:szCs w:val="27"/>
                <w:shd w:fill="ffde94" w:val="clear"/>
              </w:rPr>
            </m:ctrlPr>
          </m:sSubPr>
          <m:e>
            <m:r>
              <w:rPr>
                <w:color w:val="434343"/>
                <w:sz w:val="27"/>
                <w:szCs w:val="27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27"/>
                <w:szCs w:val="27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27"/>
            <w:szCs w:val="27"/>
            <w:shd w:fill="ffde94" w:val="clear"/>
          </w:rPr>
          <m:t xml:space="preserve">=</m:t>
        </m:r>
        <m:sSub>
          <m:sSubPr>
            <m:ctrlPr>
              <w:rPr>
                <w:color w:val="434343"/>
                <w:sz w:val="27"/>
                <w:szCs w:val="27"/>
                <w:shd w:fill="ffde94" w:val="clear"/>
              </w:rPr>
            </m:ctrlPr>
          </m:sSubPr>
          <m:e>
            <m:r>
              <w:rPr>
                <w:color w:val="434343"/>
                <w:sz w:val="27"/>
                <w:szCs w:val="27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27"/>
                <w:szCs w:val="27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27"/>
            <w:szCs w:val="27"/>
            <w:shd w:fill="ffde94" w:val="clear"/>
          </w:rPr>
          <m:t xml:space="preserve">-</m:t>
        </m:r>
        <m:f>
          <m:fPr>
            <m:ctrlPr>
              <w:rPr>
                <w:color w:val="434343"/>
                <w:sz w:val="27"/>
                <w:szCs w:val="27"/>
                <w:shd w:fill="ffde94" w:val="clear"/>
              </w:rPr>
            </m:ctrlPr>
          </m:fPr>
          <m:num>
            <m:r>
              <w:rPr>
                <w:color w:val="434343"/>
                <w:sz w:val="27"/>
                <w:szCs w:val="27"/>
                <w:shd w:fill="ffde94" w:val="clear"/>
              </w:rPr>
              <m:t xml:space="preserve">f(</m:t>
            </m:r>
            <m:sSub>
              <m:sSubPr>
                <m:ctrlPr>
                  <w:rPr>
                    <w:color w:val="434343"/>
                    <w:sz w:val="27"/>
                    <w:szCs w:val="27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x</m:t>
                </m:r>
              </m:e>
              <m:sub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7"/>
                <w:szCs w:val="27"/>
                <w:shd w:fill="ffde94" w:val="clear"/>
              </w:rPr>
              <m:t xml:space="preserve">)</m:t>
            </m:r>
          </m:num>
          <m:den>
            <m:r>
              <w:rPr>
                <w:color w:val="434343"/>
                <w:sz w:val="27"/>
                <w:szCs w:val="27"/>
                <w:shd w:fill="ffde94" w:val="clear"/>
              </w:rPr>
              <m:t xml:space="preserve">f'(</m:t>
            </m:r>
            <m:sSub>
              <m:sSubPr>
                <m:ctrlPr>
                  <w:rPr>
                    <w:color w:val="434343"/>
                    <w:sz w:val="27"/>
                    <w:szCs w:val="27"/>
                    <w:shd w:fill="ffde94" w:val="clear"/>
                  </w:rPr>
                </m:ctrlPr>
              </m:sSubPr>
              <m:e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x</m:t>
                </m:r>
              </m:e>
              <m:sub>
                <m:r>
                  <w:rPr>
                    <w:color w:val="434343"/>
                    <w:sz w:val="27"/>
                    <w:szCs w:val="27"/>
                    <w:shd w:fill="ffde94" w:val="clear"/>
                  </w:rPr>
                  <m:t xml:space="preserve">i</m:t>
                </m:r>
              </m:sub>
            </m:sSub>
            <m:r>
              <w:rPr>
                <w:color w:val="434343"/>
                <w:sz w:val="27"/>
                <w:szCs w:val="27"/>
                <w:shd w:fill="ffde94" w:val="clear"/>
              </w:rPr>
              <m:t xml:space="preserve">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Eroarea la iterația curentă este proporțională cu pătratul erorii la iterația precedentă, ceea ce, aproximativ, înseamnă că la fiecare iterație numărul de zecimale corect calculate din rădăcină se dublează.</w:t>
      </w:r>
    </w:p>
    <w:p w:rsidR="00000000" w:rsidDel="00000000" w:rsidP="00000000" w:rsidRDefault="00000000" w:rsidRPr="00000000" w14:paraId="000000B1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Nu converge dacă aproximația inițială nu este aleasă aproape de soluția reală.</w:t>
      </w:r>
    </w:p>
    <w:p w:rsidR="00000000" w:rsidDel="00000000" w:rsidP="00000000" w:rsidRDefault="00000000" w:rsidRPr="00000000" w14:paraId="000000B2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Metoda aproximațiilor succesive</w:t>
      </w:r>
    </w:p>
    <w:p w:rsidR="00000000" w:rsidDel="00000000" w:rsidP="00000000" w:rsidRDefault="00000000" w:rsidRPr="00000000" w14:paraId="000000B4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f(x) = 0 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se rescrie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ca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</w:t>
      </w:r>
      <m:oMath>
        <m:r>
          <w:rPr>
            <w:color w:val="434343"/>
            <w:sz w:val="19"/>
            <w:szCs w:val="19"/>
          </w:rPr>
          <m:t xml:space="preserve">x = g(x)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Avantaj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- furnizează o formulă prin care se poate calcula o nouă valoare a lui x ca o funcție g aplicată vechii valori a lui x</w:t>
      </w:r>
    </w:p>
    <w:p w:rsidR="00000000" w:rsidDel="00000000" w:rsidP="00000000" w:rsidRDefault="00000000" w:rsidRPr="00000000" w14:paraId="000000B6">
      <w:pPr>
        <w:pageBreakBefore w:val="0"/>
        <w:spacing w:before="200" w:lineRule="auto"/>
        <w:jc w:val="center"/>
        <w:rPr>
          <w:color w:val="434343"/>
          <w:sz w:val="25"/>
          <w:szCs w:val="25"/>
          <w:shd w:fill="ffde94" w:val="clear"/>
        </w:rPr>
      </w:pPr>
      <m:oMath>
        <m:sSub>
          <m:sSubPr>
            <m:ctrlPr>
              <w:rPr>
                <w:color w:val="434343"/>
                <w:sz w:val="25"/>
                <w:szCs w:val="25"/>
                <w:shd w:fill="ffde94" w:val="clear"/>
              </w:rPr>
            </m:ctrlPr>
          </m:sSubPr>
          <m:e>
            <m:r>
              <w:rPr>
                <w:color w:val="434343"/>
                <w:sz w:val="25"/>
                <w:szCs w:val="25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25"/>
                <w:szCs w:val="25"/>
                <w:shd w:fill="ffde94" w:val="clear"/>
              </w:rPr>
              <m:t xml:space="preserve">i+1</m:t>
            </m:r>
          </m:sub>
        </m:sSub>
        <m:r>
          <w:rPr>
            <w:color w:val="434343"/>
            <w:sz w:val="25"/>
            <w:szCs w:val="25"/>
            <w:shd w:fill="ffde94" w:val="clear"/>
          </w:rPr>
          <m:t xml:space="preserve">=g(</m:t>
        </m:r>
        <m:sSub>
          <m:sSubPr>
            <m:ctrlPr>
              <w:rPr>
                <w:color w:val="434343"/>
                <w:sz w:val="25"/>
                <w:szCs w:val="25"/>
                <w:shd w:fill="ffde94" w:val="clear"/>
              </w:rPr>
            </m:ctrlPr>
          </m:sSubPr>
          <m:e>
            <m:r>
              <w:rPr>
                <w:color w:val="434343"/>
                <w:sz w:val="25"/>
                <w:szCs w:val="25"/>
                <w:shd w:fill="ffde94" w:val="clear"/>
              </w:rPr>
              <m:t xml:space="preserve">x</m:t>
            </m:r>
          </m:e>
          <m:sub>
            <m:r>
              <w:rPr>
                <w:color w:val="434343"/>
                <w:sz w:val="25"/>
                <w:szCs w:val="25"/>
                <w:shd w:fill="ffde94" w:val="clear"/>
              </w:rPr>
              <m:t xml:space="preserve">i</m:t>
            </m:r>
          </m:sub>
        </m:sSub>
        <m:r>
          <w:rPr>
            <w:color w:val="434343"/>
            <w:sz w:val="25"/>
            <w:szCs w:val="25"/>
            <w:shd w:fill="ffde94" w:val="clear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Această metodă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converge liniar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(eroarea la pasul i este proporțională cu eroarea la pasul i-1 înmulțită cu un factor subunitar)  dacă </w:t>
      </w:r>
      <m:oMath>
        <m:d>
          <m:dPr>
            <m:begChr m:val="|"/>
            <m:endChr m:val="|"/>
            <m:ctrlPr>
              <w:rPr>
                <w:color w:val="434343"/>
                <w:sz w:val="19"/>
                <w:szCs w:val="19"/>
                <w:shd w:fill="ffde94" w:val="clear"/>
              </w:rPr>
            </m:ctrlPr>
          </m:dPr>
          <m:e>
            <m:r>
              <w:rPr>
                <w:color w:val="434343"/>
                <w:sz w:val="19"/>
                <w:szCs w:val="19"/>
                <w:shd w:fill="ffde94" w:val="clear"/>
              </w:rPr>
              <m:t xml:space="preserve">g'(x)</m:t>
            </m:r>
          </m:e>
        </m:d>
        <m:r>
          <w:rPr>
            <w:color w:val="434343"/>
            <w:sz w:val="19"/>
            <w:szCs w:val="19"/>
            <w:shd w:fill="ffde94" w:val="clear"/>
          </w:rPr>
          <m:t xml:space="preserve">&lt;1  </m:t>
        </m:r>
        <m:r>
          <w:rPr>
            <w:color w:val="434343"/>
            <w:sz w:val="19"/>
            <w:szCs w:val="19"/>
            <w:shd w:fill="ffde94" w:val="clear"/>
          </w:rPr>
          <m:t>∀</m:t>
        </m:r>
        <m:r>
          <w:rPr>
            <w:color w:val="434343"/>
            <w:sz w:val="19"/>
            <w:szCs w:val="19"/>
            <w:shd w:fill="ffde94" w:val="clear"/>
          </w:rPr>
          <m:t xml:space="preserve"> x</m:t>
        </m:r>
        <m:r>
          <w:rPr>
            <w:color w:val="434343"/>
            <w:sz w:val="19"/>
            <w:szCs w:val="19"/>
            <w:shd w:fill="ffde94" w:val="clear"/>
          </w:rPr>
          <m:t>∈</m:t>
        </m:r>
        <m:r>
          <w:rPr>
            <w:color w:val="434343"/>
            <w:sz w:val="19"/>
            <w:szCs w:val="19"/>
            <w:shd w:fill="ffde94" w:val="clear"/>
          </w:rPr>
          <m:t xml:space="preserve">(a,b)</m:t>
        </m:r>
      </m:oMath>
      <w:r w:rsidDel="00000000" w:rsidR="00000000" w:rsidRPr="00000000">
        <w:rPr>
          <w:color w:val="434343"/>
          <w:sz w:val="19"/>
          <w:szCs w:val="19"/>
          <w:shd w:fill="ffde94" w:val="clear"/>
          <w:rtl w:val="0"/>
        </w:rPr>
        <w:t xml:space="preserve">.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Altfel,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metoda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este divergentă.</w:t>
      </w:r>
    </w:p>
    <w:p w:rsidR="00000000" w:rsidDel="00000000" w:rsidP="00000000" w:rsidRDefault="00000000" w:rsidRPr="00000000" w14:paraId="000000B8">
      <w:pPr>
        <w:pageBreakBefore w:val="0"/>
        <w:numPr>
          <w:ilvl w:val="0"/>
          <w:numId w:val="7"/>
        </w:numPr>
        <w:spacing w:before="200" w:lineRule="auto"/>
        <w:ind w:left="720" w:hanging="360"/>
        <w:jc w:val="both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punct fix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p -&gt; g(p)=p</w:t>
      </w:r>
    </w:p>
    <w:p w:rsidR="00000000" w:rsidDel="00000000" w:rsidP="00000000" w:rsidRDefault="00000000" w:rsidRPr="00000000" w14:paraId="000000B9">
      <w:pPr>
        <w:pageBreakBefore w:val="0"/>
        <w:spacing w:before="200" w:lineRule="auto"/>
        <w:ind w:left="0" w:firstLine="0"/>
        <w:jc w:val="both"/>
        <w:rPr>
          <w:b w:val="1"/>
          <w:color w:val="434343"/>
          <w:sz w:val="19"/>
          <w:szCs w:val="19"/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before="200" w:lineRule="auto"/>
        <w:ind w:left="0" w:firstLine="0"/>
        <w:jc w:val="center"/>
        <w:rPr>
          <w:b w:val="1"/>
          <w:color w:val="434343"/>
          <w:sz w:val="21"/>
          <w:szCs w:val="21"/>
          <w:highlight w:val="green"/>
        </w:rPr>
      </w:pPr>
      <w:r w:rsidDel="00000000" w:rsidR="00000000" w:rsidRPr="00000000">
        <w:rPr>
          <w:b w:val="1"/>
          <w:color w:val="434343"/>
          <w:sz w:val="21"/>
          <w:szCs w:val="21"/>
          <w:highlight w:val="green"/>
          <w:rtl w:val="0"/>
        </w:rPr>
        <w:t xml:space="preserve">De aici începe materia pt examenul final!</w:t>
      </w:r>
    </w:p>
    <w:p w:rsidR="00000000" w:rsidDel="00000000" w:rsidP="00000000" w:rsidRDefault="00000000" w:rsidRPr="00000000" w14:paraId="000000BB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a64d79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a64d79"/>
          <w:sz w:val="24"/>
          <w:szCs w:val="24"/>
          <w:rtl w:val="0"/>
        </w:rPr>
        <w:t xml:space="preserve">Vectori și valori proprii</w:t>
      </w:r>
    </w:p>
    <w:p w:rsidR="00000000" w:rsidDel="00000000" w:rsidP="00000000" w:rsidRDefault="00000000" w:rsidRPr="00000000" w14:paraId="000000BC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Ax = λx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-&gt; </w:t>
      </w:r>
      <m:oMath>
        <m:r>
          <m:t>λ</m:t>
        </m:r>
        <m:r>
          <w:rPr>
            <w:color w:val="434343"/>
            <w:sz w:val="19"/>
            <w:szCs w:val="19"/>
          </w:rPr>
          <m:t xml:space="preserve"> valoare proprie, x vector propriu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Sistemul admite soluții (=) </w:t>
      </w:r>
      <m:oMath>
        <m:r>
          <w:rPr>
            <w:color w:val="434343"/>
            <w:sz w:val="19"/>
            <w:szCs w:val="19"/>
          </w:rPr>
          <m:t xml:space="preserve">p(</m:t>
        </m:r>
        <m:r>
          <w:rPr>
            <w:color w:val="434343"/>
            <w:sz w:val="19"/>
            <w:szCs w:val="19"/>
          </w:rPr>
          <m:t>λ</m:t>
        </m:r>
        <m:r>
          <w:rPr>
            <w:color w:val="434343"/>
            <w:sz w:val="19"/>
            <w:szCs w:val="19"/>
          </w:rPr>
          <m:t xml:space="preserve">)=det(λ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>⋅</m:t>
            </m:r>
            <m:r>
              <w:rPr>
                <w:color w:val="434343"/>
                <w:sz w:val="19"/>
                <w:szCs w:val="19"/>
              </w:rPr>
              <m:t xml:space="preserve">I</m:t>
            </m:r>
          </m:e>
          <m:sub>
            <m:r>
              <w:rPr>
                <w:color w:val="434343"/>
                <w:sz w:val="19"/>
                <w:szCs w:val="19"/>
              </w:rPr>
              <m:t xml:space="preserve">n</m:t>
            </m:r>
          </m:sub>
        </m:sSub>
        <m:r>
          <w:rPr>
            <w:color w:val="434343"/>
            <w:sz w:val="19"/>
            <w:szCs w:val="19"/>
          </w:rPr>
          <m:t xml:space="preserve">−A) = 0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(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polinom caracteristic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, respectiv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ecuație caracteristică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BE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Spectrul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de valori proprii </w:t>
      </w:r>
      <m:oMath>
        <m:r>
          <w:rPr>
            <w:color w:val="434343"/>
            <w:sz w:val="19"/>
            <w:szCs w:val="19"/>
          </w:rPr>
          <m:t xml:space="preserve">λ(A) = {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λ</m:t>
            </m:r>
          </m:e>
          <m:sub>
            <m:r>
              <w:rPr>
                <w:color w:val="434343"/>
                <w:sz w:val="19"/>
                <w:szCs w:val="19"/>
              </w:rPr>
              <m:t xml:space="preserve">1</m:t>
            </m:r>
          </m:sub>
        </m:sSub>
        <m:r>
          <w:rPr>
            <w:color w:val="434343"/>
            <w:sz w:val="19"/>
            <w:szCs w:val="19"/>
          </w:rPr>
          <m:t xml:space="preserve">,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λ</m:t>
            </m:r>
          </m:e>
          <m:sub>
            <m:r>
              <w:rPr>
                <w:color w:val="434343"/>
                <w:sz w:val="19"/>
                <w:szCs w:val="19"/>
              </w:rPr>
              <m:t xml:space="preserve">2</m:t>
            </m:r>
          </m:sub>
        </m:sSub>
        <m:r>
          <w:rPr>
            <w:color w:val="434343"/>
            <w:sz w:val="19"/>
            <w:szCs w:val="19"/>
          </w:rPr>
          <m:t xml:space="preserve">, ..., </m:t>
        </m:r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λ</m:t>
            </m:r>
          </m:e>
          <m:sub>
            <m:r>
              <w:rPr>
                <w:color w:val="434343"/>
                <w:sz w:val="19"/>
                <w:szCs w:val="19"/>
              </w:rPr>
              <m:t xml:space="preserve">n</m:t>
            </m:r>
          </m:sub>
        </m:sSub>
        <m:r>
          <w:rPr>
            <w:color w:val="434343"/>
            <w:sz w:val="19"/>
            <w:szCs w:val="19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before="200" w:lineRule="auto"/>
        <w:ind w:left="0" w:firstLine="0"/>
        <w:jc w:val="both"/>
        <w:rPr>
          <w:color w:val="434343"/>
          <w:sz w:val="23"/>
          <w:szCs w:val="23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Raza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spectrală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 </w:t>
      </w:r>
      <m:oMath>
        <m:r>
          <m:t>ρ</m:t>
        </m:r>
        <m:r>
          <w:rPr>
            <w:color w:val="434343"/>
            <w:sz w:val="23"/>
            <w:szCs w:val="23"/>
          </w:rPr>
          <m:t xml:space="preserve">(A) = </m:t>
        </m:r>
        <m:r>
          <w:rPr>
            <w:color w:val="434343"/>
            <w:sz w:val="23"/>
            <w:szCs w:val="23"/>
          </w:rPr>
          <m:t xml:space="preserve">ma</m:t>
        </m:r>
        <m:sSub>
          <m:sSubPr>
            <m:ctrlPr>
              <w:rPr>
                <w:color w:val="434343"/>
                <w:sz w:val="23"/>
                <w:szCs w:val="23"/>
              </w:rPr>
            </m:ctrlPr>
          </m:sSubPr>
          <m:e>
            <m:r>
              <w:rPr>
                <w:color w:val="434343"/>
                <w:sz w:val="23"/>
                <w:szCs w:val="23"/>
              </w:rPr>
              <m:t xml:space="preserve">x</m:t>
            </m:r>
          </m:e>
          <m:sub>
            <m:sSub>
              <m:sSubPr>
                <m:ctrlPr>
                  <w:rPr>
                    <w:color w:val="434343"/>
                    <w:sz w:val="23"/>
                    <w:szCs w:val="23"/>
                  </w:rPr>
                </m:ctrlPr>
              </m:sSubPr>
              <m:e>
                <m:r>
                  <w:rPr>
                    <w:color w:val="434343"/>
                    <w:sz w:val="23"/>
                    <w:szCs w:val="23"/>
                  </w:rPr>
                  <m:t>λ</m:t>
                </m:r>
              </m:e>
              <m:sub>
                <m:r>
                  <w:rPr>
                    <w:color w:val="434343"/>
                    <w:sz w:val="23"/>
                    <w:szCs w:val="23"/>
                  </w:rPr>
                  <m:t xml:space="preserve">i</m:t>
                </m:r>
              </m:sub>
            </m:sSub>
            <m:r>
              <w:rPr>
                <w:color w:val="434343"/>
                <w:sz w:val="23"/>
                <w:szCs w:val="23"/>
              </w:rPr>
              <m:t>∈</m:t>
            </m:r>
            <m:r>
              <w:rPr>
                <w:color w:val="434343"/>
                <w:sz w:val="23"/>
                <w:szCs w:val="23"/>
              </w:rPr>
              <m:t>λ</m:t>
            </m:r>
            <m:r>
              <w:rPr>
                <w:color w:val="434343"/>
                <w:sz w:val="23"/>
                <w:szCs w:val="23"/>
              </w:rPr>
              <m:t xml:space="preserve">(A)</m:t>
            </m:r>
          </m:sub>
        </m:sSub>
        <m:r>
          <w:rPr>
            <w:color w:val="434343"/>
            <w:sz w:val="23"/>
            <w:szCs w:val="23"/>
          </w:rPr>
          <m:t xml:space="preserve">(|</m:t>
        </m:r>
        <m:sSub>
          <m:sSubPr>
            <m:ctrlPr>
              <w:rPr>
                <w:color w:val="434343"/>
                <w:sz w:val="23"/>
                <w:szCs w:val="23"/>
              </w:rPr>
            </m:ctrlPr>
          </m:sSubPr>
          <m:e>
            <m:r>
              <w:rPr>
                <w:color w:val="434343"/>
                <w:sz w:val="23"/>
                <w:szCs w:val="23"/>
              </w:rPr>
              <m:t>λ</m:t>
            </m:r>
          </m:e>
          <m:sub>
            <m:r>
              <w:rPr>
                <w:color w:val="434343"/>
                <w:sz w:val="23"/>
                <w:szCs w:val="23"/>
              </w:rPr>
              <m:t xml:space="preserve">i</m:t>
            </m:r>
          </m:sub>
        </m:sSub>
        <m:r>
          <w:rPr>
            <w:color w:val="434343"/>
            <w:sz w:val="23"/>
            <w:szCs w:val="23"/>
          </w:rPr>
          <m:t xml:space="preserve">|)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before="200" w:lineRule="auto"/>
        <w:ind w:left="0" w:firstLine="0"/>
        <w:jc w:val="both"/>
        <w:rPr>
          <w:b w:val="1"/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Transformări de asemănare</w:t>
      </w:r>
    </w:p>
    <w:p w:rsidR="00000000" w:rsidDel="00000000" w:rsidP="00000000" w:rsidRDefault="00000000" w:rsidRPr="00000000" w14:paraId="000000C1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  <w:u w:val="singl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A,B asemenea =&gt; </w:t>
      </w:r>
      <m:oMath>
        <m:r>
          <m:t>∃</m:t>
        </m:r>
        <m:r>
          <w:rPr>
            <w:color w:val="434343"/>
            <w:sz w:val="19"/>
            <w:szCs w:val="19"/>
          </w:rPr>
          <m:t xml:space="preserve"> </m:t>
        </m:r>
        <m:r>
          <w:rPr>
            <w:color w:val="434343"/>
            <w:sz w:val="19"/>
            <w:szCs w:val="19"/>
          </w:rPr>
          <m:t xml:space="preserve">T</m:t>
        </m:r>
        <m:r>
          <w:rPr>
            <w:color w:val="434343"/>
            <w:sz w:val="19"/>
            <w:szCs w:val="19"/>
          </w:rPr>
          <m:t xml:space="preserve"> a.î. B=TA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T</m:t>
            </m:r>
          </m:e>
          <m:sup>
            <m:r>
              <w:rPr>
                <w:color w:val="434343"/>
                <w:sz w:val="19"/>
                <w:szCs w:val="19"/>
              </w:rPr>
              <m:t xml:space="preserve">-1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; </w:t>
      </w:r>
      <w:r w:rsidDel="00000000" w:rsidR="00000000" w:rsidRPr="00000000">
        <w:rPr>
          <w:color w:val="434343"/>
          <w:sz w:val="19"/>
          <w:szCs w:val="19"/>
          <w:u w:val="single"/>
          <w:rtl w:val="0"/>
        </w:rPr>
        <w:t xml:space="preserve">proprietăți</w:t>
      </w:r>
    </w:p>
    <w:p w:rsidR="00000000" w:rsidDel="00000000" w:rsidP="00000000" w:rsidRDefault="00000000" w:rsidRPr="00000000" w14:paraId="000000C2">
      <w:pPr>
        <w:pageBreakBefore w:val="0"/>
        <w:numPr>
          <w:ilvl w:val="0"/>
          <w:numId w:val="5"/>
        </w:numPr>
        <w:spacing w:after="0" w:afterAutospacing="0" w:before="200" w:lineRule="auto"/>
        <w:ind w:left="720" w:hanging="360"/>
        <w:jc w:val="both"/>
        <w:rPr>
          <w:color w:val="434343"/>
          <w:sz w:val="19"/>
          <w:szCs w:val="19"/>
          <w:u w:val="none"/>
        </w:rPr>
      </w:pPr>
      <m:oMath>
        <m:r>
          <w:rPr>
            <w:color w:val="434343"/>
            <w:sz w:val="19"/>
            <w:szCs w:val="19"/>
          </w:rPr>
          <m:t xml:space="preserve">λ(A) = λ(B)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(aceleași valori proprii)</w:t>
      </w:r>
    </w:p>
    <w:p w:rsidR="00000000" w:rsidDel="00000000" w:rsidP="00000000" w:rsidRDefault="00000000" w:rsidRPr="00000000" w14:paraId="000000C3">
      <w:pPr>
        <w:pageBreakBefore w:val="0"/>
        <w:numPr>
          <w:ilvl w:val="0"/>
          <w:numId w:val="5"/>
        </w:numPr>
        <w:spacing w:before="0" w:beforeAutospacing="0" w:lineRule="auto"/>
        <w:ind w:left="720" w:hanging="360"/>
        <w:jc w:val="both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x vector propriu al lui A =&gt;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y=Tx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este vector propriu al l</w:t>
      </w:r>
      <w:del w:author="Anonymous" w:id="14" w:date="2022-05-06T20:49:31Z"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u</w:delText>
        </w:r>
      </w:del>
      <w:r w:rsidDel="00000000" w:rsidR="00000000" w:rsidRPr="00000000">
        <w:rPr>
          <w:color w:val="434343"/>
          <w:sz w:val="19"/>
          <w:szCs w:val="19"/>
          <w:rtl w:val="0"/>
        </w:rPr>
        <w:t xml:space="preserve">i B pentru aceeași valoare propr</w:t>
      </w:r>
      <w:del w:author="Anonymous" w:id="15" w:date="2022-05-06T20:49:20Z">
        <w:r w:rsidDel="00000000" w:rsidR="00000000" w:rsidRPr="00000000">
          <w:rPr>
            <w:color w:val="434343"/>
            <w:sz w:val="19"/>
            <w:szCs w:val="19"/>
            <w:rtl w:val="0"/>
          </w:rPr>
          <w:delText xml:space="preserve">ie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before="200" w:lineRule="auto"/>
        <w:ind w:left="0" w:firstLine="0"/>
        <w:jc w:val="both"/>
        <w:rPr>
          <w:b w:val="1"/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Forma Schur reală a unei matrice</w:t>
      </w:r>
    </w:p>
    <w:p w:rsidR="00000000" w:rsidDel="00000000" w:rsidP="00000000" w:rsidRDefault="00000000" w:rsidRPr="00000000" w14:paraId="000000C5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Pt orice matrice A există o matrice unitare Q astfel încât </w:t>
      </w:r>
      <m:oMath>
        <m:r>
          <w:rPr>
            <w:color w:val="434343"/>
            <w:sz w:val="19"/>
            <w:szCs w:val="19"/>
          </w:rPr>
          <m:t xml:space="preserve">S=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Q</m:t>
            </m:r>
          </m:e>
          <m:sup>
            <m:r>
              <w:rPr>
                <w:color w:val="434343"/>
                <w:sz w:val="19"/>
                <w:szCs w:val="19"/>
              </w:rPr>
              <m:t xml:space="preserve">T</m:t>
            </m:r>
          </m:sup>
        </m:sSup>
        <m:r>
          <w:rPr>
            <w:color w:val="434343"/>
            <w:sz w:val="19"/>
            <w:szCs w:val="19"/>
          </w:rPr>
          <m:t xml:space="preserve">AQ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unitar asemenea cu A este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superior triunghiulară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. </w:t>
      </w:r>
    </w:p>
    <w:p w:rsidR="00000000" w:rsidDel="00000000" w:rsidP="00000000" w:rsidRDefault="00000000" w:rsidRPr="00000000" w14:paraId="000000C6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Pentru A matrice de valori reale Q este ortogonală și A are structură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cvasi-superior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triunghiulară. Blocurile diagonale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S</m:t>
            </m:r>
          </m:e>
          <m:sub>
            <m:r>
              <w:rPr>
                <w:color w:val="434343"/>
                <w:sz w:val="19"/>
                <w:szCs w:val="19"/>
              </w:rPr>
              <m:t xml:space="preserve">ii</m:t>
            </m:r>
          </m:sub>
        </m:sSub>
        <m:r>
          <w:rPr>
            <w:color w:val="434343"/>
            <w:sz w:val="19"/>
            <w:szCs w:val="19"/>
          </w:rPr>
          <m:t xml:space="preserve">, </m:t>
        </m:r>
        <m:r>
          <w:rPr>
            <w:color w:val="434343"/>
            <w:sz w:val="19"/>
            <w:szCs w:val="19"/>
          </w:rPr>
          <m:t xml:space="preserve">i</m:t>
        </m:r>
        <m:r>
          <w:rPr>
            <w:color w:val="434343"/>
            <w:sz w:val="19"/>
            <w:szCs w:val="19"/>
          </w:rPr>
          <m:t xml:space="preserve"> = 1 : q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sunt matrice 1 × 1 sau 2 × 2. Matricele de dimensiune 2 × 2 au valorile proprii complexe. .  Matricea S =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forma Schur reală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a matricei 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121920</wp:posOffset>
            </wp:positionH>
            <wp:positionV relativeFrom="paragraph">
              <wp:posOffset>1083463</wp:posOffset>
            </wp:positionV>
            <wp:extent cx="2200275" cy="929878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40549" l="38963" r="33741" t="38748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298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7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</w:rPr>
        <w:drawing>
          <wp:inline distB="114300" distT="114300" distL="114300" distR="114300">
            <wp:extent cx="2528319" cy="86452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22006" l="37165" r="7266" t="44079"/>
                    <a:stretch>
                      <a:fillRect/>
                    </a:stretch>
                  </pic:blipFill>
                  <pic:spPr>
                    <a:xfrm>
                      <a:off x="0" y="0"/>
                      <a:ext cx="2528319" cy="864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Metode numerice pentru determinarea vectorilor și a valorilor proprii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- Metoda puterii directe, metoda puterii inverse, metoda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deflației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, metoda Householder, algoritmul QR cu deplasare explicită cu pași simpli, respectiv cu pași dubli</w:t>
      </w:r>
    </w:p>
    <w:p w:rsidR="00000000" w:rsidDel="00000000" w:rsidP="00000000" w:rsidRDefault="00000000" w:rsidRPr="00000000" w14:paraId="000000C9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Metoda puterii directe</w:t>
      </w:r>
    </w:p>
    <w:p w:rsidR="00000000" w:rsidDel="00000000" w:rsidP="00000000" w:rsidRDefault="00000000" w:rsidRPr="00000000" w14:paraId="000000CB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Generează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valoarea proprie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dominantă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(cea mai mare în modul) și vectorul propriu asociat</w:t>
      </w:r>
    </w:p>
    <w:p w:rsidR="00000000" w:rsidDel="00000000" w:rsidP="00000000" w:rsidRDefault="00000000" w:rsidRPr="00000000" w14:paraId="000000CC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Aproximație inițială y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(de normă unitară) având o componentă nenulă pe direcția vectorului propriu </w:t>
      </w:r>
      <m:oMath>
        <m:sSub>
          <m:sSubPr>
            <m:ctrlPr>
              <w:rPr>
                <w:color w:val="434343"/>
                <w:sz w:val="19"/>
                <w:szCs w:val="19"/>
              </w:rPr>
            </m:ctrlPr>
          </m:sSubPr>
          <m:e>
            <m:r>
              <w:rPr>
                <w:color w:val="434343"/>
                <w:sz w:val="19"/>
                <w:szCs w:val="19"/>
              </w:rPr>
              <m:t xml:space="preserve">x</m:t>
            </m:r>
          </m:e>
          <m:sub>
            <m:r>
              <w:rPr>
                <w:color w:val="434343"/>
                <w:sz w:val="19"/>
                <w:szCs w:val="19"/>
              </w:rPr>
              <m:t xml:space="preserve">1</m:t>
            </m:r>
          </m:sub>
        </m:sSub>
        <m:r>
          <w:rPr>
            <w:color w:val="434343"/>
            <w:sz w:val="19"/>
            <w:szCs w:val="19"/>
          </w:rPr>
          <m:t xml:space="preserve"> ∈ X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(mulțimea vectorilor proprii)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before="200" w:lineRule="auto"/>
        <w:ind w:left="0" w:firstLine="0"/>
        <w:jc w:val="both"/>
        <w:rPr>
          <w:b w:val="1"/>
          <w:color w:val="434343"/>
          <w:sz w:val="19"/>
          <w:szCs w:val="19"/>
          <w:u w:val="singl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M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etoda </w:t>
      </w:r>
      <w:r w:rsidDel="00000000" w:rsidR="00000000" w:rsidRPr="00000000">
        <w:rPr>
          <w:b w:val="1"/>
          <w:color w:val="434343"/>
          <w:sz w:val="19"/>
          <w:szCs w:val="19"/>
          <w:u w:val="single"/>
          <w:rtl w:val="0"/>
        </w:rPr>
        <w:t xml:space="preserve">converge mereu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indiferent de aproximația inițială (trebuie să fie de normă unitară), </w:t>
      </w:r>
      <w:r w:rsidDel="00000000" w:rsidR="00000000" w:rsidRPr="00000000">
        <w:rPr>
          <w:b w:val="1"/>
          <w:color w:val="434343"/>
          <w:sz w:val="19"/>
          <w:szCs w:val="19"/>
          <w:u w:val="single"/>
          <w:rtl w:val="0"/>
        </w:rPr>
        <w:t xml:space="preserve">metodă iterativă</w:t>
      </w:r>
    </w:p>
    <w:p w:rsidR="00000000" w:rsidDel="00000000" w:rsidP="00000000" w:rsidRDefault="00000000" w:rsidRPr="00000000" w14:paraId="000000CE">
      <w:pPr>
        <w:pageBreakBefore w:val="0"/>
        <w:spacing w:before="200" w:lineRule="auto"/>
        <w:jc w:val="both"/>
        <w:rPr>
          <w:b w:val="1"/>
          <w:color w:val="434343"/>
          <w:sz w:val="19"/>
          <w:szCs w:val="19"/>
          <w:u w:val="single"/>
        </w:rPr>
      </w:pPr>
      <w:r w:rsidDel="00000000" w:rsidR="00000000" w:rsidRPr="00000000">
        <w:rPr>
          <w:b w:val="1"/>
          <w:color w:val="434343"/>
          <w:sz w:val="19"/>
          <w:szCs w:val="19"/>
          <w:u w:val="single"/>
          <w:rtl w:val="0"/>
        </w:rPr>
        <w:t xml:space="preserve">Algoritm</w:t>
      </w:r>
    </w:p>
    <w:p w:rsidR="00000000" w:rsidDel="00000000" w:rsidP="00000000" w:rsidRDefault="00000000" w:rsidRPr="00000000" w14:paraId="000000CF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  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y</m:t>
            </m:r>
          </m:e>
          <m:sup>
            <m:r>
              <w:rPr>
                <w:color w:val="434343"/>
                <w:sz w:val="19"/>
                <w:szCs w:val="19"/>
              </w:rPr>
              <m:t xml:space="preserve">(0)</m:t>
            </m:r>
          </m:sup>
        </m:sSup>
        <m:r>
          <w:rPr>
            <w:color w:val="434343"/>
            <w:sz w:val="19"/>
            <w:szCs w:val="19"/>
          </w:rPr>
          <m:t xml:space="preserve">=y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before="200" w:lineRule="auto"/>
        <w:jc w:val="both"/>
        <w:rPr>
          <w:b w:val="1"/>
          <w:color w:val="434343"/>
          <w:sz w:val="19"/>
          <w:szCs w:val="19"/>
          <w:shd w:fill="ffde94" w:val="clear"/>
        </w:rPr>
      </w:pPr>
      <m:oMath>
        <m:r>
          <w:rPr>
            <w:b w:val="1"/>
            <w:color w:val="434343"/>
            <w:sz w:val="19"/>
            <w:szCs w:val="19"/>
            <w:shd w:fill="ffde94" w:val="clear"/>
          </w:rPr>
          <m:t xml:space="preserve">Pentru k = 1,2, ... max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before="200" w:lineRule="auto"/>
        <w:jc w:val="center"/>
        <w:rPr>
          <w:b w:val="1"/>
          <w:color w:val="434343"/>
          <w:sz w:val="21"/>
          <w:szCs w:val="21"/>
          <w:shd w:fill="ffde94" w:val="clear"/>
        </w:rPr>
      </w:pPr>
      <m:oMath>
        <m:r>
          <w:rPr>
            <w:b w:val="1"/>
            <w:color w:val="434343"/>
            <w:sz w:val="21"/>
            <w:szCs w:val="21"/>
            <w:shd w:fill="ffde94" w:val="clear"/>
          </w:rPr>
          <m:t xml:space="preserve">z</m:t>
        </m:r>
        <m:r>
          <w:rPr>
            <w:b w:val="1"/>
            <w:color w:val="434343"/>
            <w:sz w:val="21"/>
            <w:szCs w:val="21"/>
            <w:shd w:fill="ffde94" w:val="clear"/>
          </w:rPr>
          <m:t>←</m:t>
        </m:r>
        <m:r>
          <w:rPr>
            <w:b w:val="1"/>
            <w:color w:val="434343"/>
            <w:sz w:val="21"/>
            <w:szCs w:val="21"/>
            <w:shd w:fill="ffde94" w:val="clear"/>
          </w:rPr>
          <m:t xml:space="preserve">A</m:t>
        </m:r>
        <m:r>
          <w:rPr>
            <w:b w:val="1"/>
            <w:color w:val="434343"/>
            <w:sz w:val="21"/>
            <w:szCs w:val="21"/>
            <w:shd w:fill="ffde94" w:val="clear"/>
          </w:rPr>
          <m:t>⋅</m:t>
        </m:r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y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(k-1)</m:t>
            </m:r>
          </m:sup>
        </m:sSup>
        <m:r>
          <w:rPr>
            <w:b w:val="1"/>
            <w:color w:val="434343"/>
            <w:sz w:val="21"/>
            <w:szCs w:val="21"/>
            <w:shd w:fill="ffde94" w:val="clear"/>
          </w:rPr>
          <m:t xml:space="preserve">  </m:t>
        </m:r>
      </m:oMath>
      <w:r w:rsidDel="00000000" w:rsidR="00000000" w:rsidRPr="00000000">
        <w:rPr>
          <w:b w:val="1"/>
          <w:color w:val="434343"/>
          <w:sz w:val="21"/>
          <w:szCs w:val="21"/>
          <w:shd w:fill="ffde94" w:val="clear"/>
          <w:rtl w:val="0"/>
        </w:rPr>
        <w:t xml:space="preserve">  </w:t>
      </w:r>
      <m:oMath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y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(k)</m:t>
            </m:r>
          </m:sup>
        </m:sSup>
        <m:r>
          <w:rPr>
            <w:b w:val="1"/>
            <w:color w:val="434343"/>
            <w:sz w:val="21"/>
            <w:szCs w:val="21"/>
            <w:shd w:fill="ffde94" w:val="clear"/>
          </w:rPr>
          <m:t>←</m:t>
        </m:r>
        <m:f>
          <m:f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fPr>
          <m:num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z</m:t>
            </m:r>
          </m:num>
          <m:den>
            <m:sSub>
              <m:sSubPr>
                <m:ctrlPr>
                  <w:rPr>
                    <w:b w:val="1"/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b w:val="1"/>
                        <w:color w:val="434343"/>
                        <w:sz w:val="21"/>
                        <w:szCs w:val="21"/>
                        <w:shd w:fill="ffde94" w:val="clear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b w:val="1"/>
                            <w:color w:val="434343"/>
                            <w:sz w:val="21"/>
                            <w:szCs w:val="21"/>
                            <w:shd w:fill="ffde94" w:val="clear"/>
                          </w:rPr>
                        </m:ctrlPr>
                      </m:dPr>
                      <m:e>
                        <m:r>
                          <w:rPr>
                            <w:b w:val="1"/>
                            <w:color w:val="434343"/>
                            <w:sz w:val="21"/>
                            <w:szCs w:val="21"/>
                            <w:shd w:fill="ffde94" w:val="clear"/>
                          </w:rPr>
                          <m:t xml:space="preserve">z</m:t>
                        </m:r>
                      </m:e>
                    </m:d>
                  </m:e>
                </m:d>
              </m:e>
              <m:sub>
                <m:r>
                  <w:rPr>
                    <w:b w:val="1"/>
                    <w:color w:val="434343"/>
                    <w:sz w:val="21"/>
                    <w:szCs w:val="21"/>
                    <w:shd w:fill="ffde94" w:val="clear"/>
                  </w:rPr>
                  <m:t xml:space="preserve">2</m:t>
                </m:r>
              </m:sub>
            </m:sSub>
          </m:den>
        </m:f>
      </m:oMath>
      <w:r w:rsidDel="00000000" w:rsidR="00000000" w:rsidRPr="00000000">
        <w:rPr>
          <w:b w:val="1"/>
          <w:color w:val="434343"/>
          <w:sz w:val="21"/>
          <w:szCs w:val="21"/>
          <w:shd w:fill="ffde94" w:val="clear"/>
          <w:rtl w:val="0"/>
        </w:rPr>
        <w:t xml:space="preserve">   </w:t>
      </w:r>
      <m:oMath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m:t>λ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(k)</m:t>
            </m:r>
          </m:sup>
        </m:sSup>
        <m:r>
          <w:rPr>
            <w:b w:val="1"/>
            <w:color w:val="434343"/>
            <w:sz w:val="21"/>
            <w:szCs w:val="21"/>
            <w:shd w:fill="ffde94" w:val="clear"/>
          </w:rPr>
          <m:t>←</m:t>
        </m:r>
        <m:r>
          <w:rPr>
            <w:b w:val="1"/>
            <w:color w:val="434343"/>
            <w:sz w:val="21"/>
            <w:szCs w:val="21"/>
            <w:shd w:fill="ffde94" w:val="clear"/>
          </w:rPr>
          <m:t xml:space="preserve">(</m:t>
        </m:r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y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(k)</m:t>
            </m:r>
          </m:sup>
        </m:sSup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)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T</m:t>
            </m:r>
          </m:sup>
        </m:sSup>
        <m:r>
          <w:rPr>
            <w:b w:val="1"/>
            <w:color w:val="434343"/>
            <w:sz w:val="21"/>
            <w:szCs w:val="21"/>
            <w:shd w:fill="ffde94" w:val="clear"/>
          </w:rPr>
          <m:t xml:space="preserve">A</m:t>
        </m:r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y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(k)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before="200" w:lineRule="auto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Șirul </w:t>
      </w:r>
      <m:oMath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m:t>λ</m:t>
            </m:r>
          </m:e>
          <m:sup>
            <m:r>
              <w:rPr>
                <w:color w:val="434343"/>
                <w:sz w:val="19"/>
                <w:szCs w:val="19"/>
              </w:rPr>
              <m:t xml:space="preserve">k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converge către valoarea proprie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dominantă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, iar </w:t>
      </w:r>
      <m:oMath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y</m:t>
            </m:r>
          </m:e>
          <m:sup>
            <m:r>
              <w:rPr>
                <w:color w:val="434343"/>
                <w:sz w:val="19"/>
                <w:szCs w:val="19"/>
              </w:rPr>
              <m:t xml:space="preserve">k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către vectorul propriu unitar asociat.</w:t>
      </w:r>
    </w:p>
    <w:p w:rsidR="00000000" w:rsidDel="00000000" w:rsidP="00000000" w:rsidRDefault="00000000" w:rsidRPr="00000000" w14:paraId="000000D3">
      <w:pPr>
        <w:pageBreakBefore w:val="0"/>
        <w:spacing w:before="200" w:lineRule="auto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Metoda puterii inverse</w:t>
      </w:r>
    </w:p>
    <w:p w:rsidR="00000000" w:rsidDel="00000000" w:rsidP="00000000" w:rsidRDefault="00000000" w:rsidRPr="00000000" w14:paraId="000000D5">
      <w:pPr>
        <w:pageBreakBefore w:val="0"/>
        <w:spacing w:before="200" w:lineRule="auto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= metoda puterii directe aplicate matricei</w:t>
      </w:r>
      <m:oMath>
        <m:r>
          <w:rPr>
            <w:color w:val="434343"/>
            <w:sz w:val="21"/>
            <w:szCs w:val="21"/>
          </w:rPr>
          <m:t xml:space="preserve">B=(A-</m:t>
        </m:r>
        <m:r>
          <w:rPr>
            <w:color w:val="434343"/>
            <w:sz w:val="21"/>
            <w:szCs w:val="21"/>
          </w:rPr>
          <m:t>μ</m:t>
        </m:r>
        <m:r>
          <w:rPr>
            <w:color w:val="434343"/>
            <w:sz w:val="21"/>
            <w:szCs w:val="21"/>
          </w:rPr>
          <m:t xml:space="preserve">I</m:t>
        </m:r>
        <m:sSup>
          <m:sSupPr>
            <m:ctrlPr>
              <w:rPr>
                <w:color w:val="434343"/>
                <w:sz w:val="21"/>
                <w:szCs w:val="21"/>
              </w:rPr>
            </m:ctrlPr>
          </m:sSupPr>
          <m:e>
            <m:r>
              <w:rPr>
                <w:color w:val="434343"/>
                <w:sz w:val="21"/>
                <w:szCs w:val="21"/>
              </w:rPr>
              <m:t xml:space="preserve">)</m:t>
            </m:r>
          </m:e>
          <m:sup>
            <m:r>
              <w:rPr>
                <w:color w:val="434343"/>
                <w:sz w:val="21"/>
                <w:szCs w:val="21"/>
              </w:rPr>
              <m:t xml:space="preserve">-1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before="200" w:lineRule="auto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Calculează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cel mai apropiat vector propriu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asociat unei valori proprii a cărei aproximații se dă ca parametru (când nu se folosește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câtul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Rayleigh).</w:t>
      </w:r>
    </w:p>
    <w:p w:rsidR="00000000" w:rsidDel="00000000" w:rsidP="00000000" w:rsidRDefault="00000000" w:rsidRPr="00000000" w14:paraId="000000D7">
      <w:pPr>
        <w:pageBreakBefore w:val="0"/>
        <w:spacing w:before="200" w:lineRule="auto"/>
        <w:rPr>
          <w:rFonts w:ascii="Aldrich" w:cs="Aldrich" w:eastAsia="Aldrich" w:hAnsi="Aldrich"/>
          <w:b w:val="1"/>
          <w:color w:val="a64d79"/>
          <w:sz w:val="24"/>
          <w:szCs w:val="24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Algoritm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m:oMath>
        <m:r>
          <w:rPr>
            <w:color w:val="434343"/>
            <w:sz w:val="19"/>
            <w:szCs w:val="19"/>
          </w:rPr>
          <m:t xml:space="preserve">  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y</m:t>
            </m:r>
          </m:e>
          <m:sup>
            <m:r>
              <w:rPr>
                <w:color w:val="434343"/>
                <w:sz w:val="19"/>
                <w:szCs w:val="19"/>
              </w:rPr>
              <m:t xml:space="preserve">(0)</m:t>
            </m:r>
          </m:sup>
        </m:sSup>
        <m:r>
          <w:rPr>
            <w:color w:val="434343"/>
            <w:sz w:val="19"/>
            <w:szCs w:val="19"/>
          </w:rPr>
          <m:t xml:space="preserve">=y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before="200" w:lineRule="auto"/>
        <w:jc w:val="both"/>
        <w:rPr>
          <w:b w:val="1"/>
          <w:color w:val="434343"/>
          <w:sz w:val="19"/>
          <w:szCs w:val="19"/>
          <w:shd w:fill="ffde94" w:val="clear"/>
        </w:rPr>
      </w:pPr>
      <m:oMath>
        <m:r>
          <w:rPr>
            <w:b w:val="1"/>
            <w:color w:val="434343"/>
            <w:sz w:val="19"/>
            <w:szCs w:val="19"/>
            <w:shd w:fill="ffde94" w:val="clear"/>
          </w:rPr>
          <m:t xml:space="preserve">Pentru k = 1,2, ... max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spacing w:before="200" w:lineRule="auto"/>
        <w:ind w:left="0" w:firstLine="0"/>
        <w:jc w:val="center"/>
        <w:rPr>
          <w:b w:val="1"/>
          <w:color w:val="434343"/>
          <w:sz w:val="19"/>
          <w:szCs w:val="19"/>
          <w:shd w:fill="ffde94" w:val="clear"/>
        </w:rPr>
      </w:pPr>
      <m:oMath>
        <m:r>
          <w:rPr>
            <w:b w:val="1"/>
            <w:color w:val="434343"/>
            <w:sz w:val="19"/>
            <w:szCs w:val="19"/>
            <w:shd w:fill="ffde94" w:val="clear"/>
          </w:rPr>
          <m:t xml:space="preserve">Se rezolvă sistemul liniar  (</m:t>
        </m:r>
        <m:r>
          <w:rPr>
            <w:b w:val="1"/>
            <w:color w:val="434343"/>
            <w:sz w:val="19"/>
            <w:szCs w:val="19"/>
            <w:shd w:fill="ffde94" w:val="clear"/>
          </w:rPr>
          <m:t xml:space="preserve">A − µI) z</m:t>
        </m:r>
        <m:r>
          <w:rPr>
            <w:b w:val="1"/>
            <w:color w:val="434343"/>
            <w:sz w:val="19"/>
            <w:szCs w:val="19"/>
            <w:shd w:fill="ffde94" w:val="clear"/>
          </w:rPr>
          <m:t xml:space="preserve"> = </m:t>
        </m:r>
        <m:sSup>
          <m:sSupPr>
            <m:ctrlPr>
              <w:rPr>
                <w:b w:val="1"/>
                <w:color w:val="434343"/>
                <w:sz w:val="19"/>
                <w:szCs w:val="19"/>
                <w:shd w:fill="ffde94" w:val="clear"/>
              </w:rPr>
            </m:ctrlPr>
          </m:sSupPr>
          <m:e>
            <m:r>
              <w:rPr>
                <w:b w:val="1"/>
                <w:color w:val="434343"/>
                <w:sz w:val="19"/>
                <w:szCs w:val="19"/>
                <w:shd w:fill="ffde94" w:val="clear"/>
              </w:rPr>
              <m:t xml:space="preserve">y</m:t>
            </m:r>
          </m:e>
          <m:sup>
            <m:r>
              <w:rPr>
                <w:b w:val="1"/>
                <w:color w:val="434343"/>
                <w:sz w:val="19"/>
                <w:szCs w:val="19"/>
                <w:shd w:fill="ffde94" w:val="clear"/>
              </w:rPr>
              <m:t xml:space="preserve">(k-1)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before="200" w:lineRule="auto"/>
        <w:ind w:left="0" w:firstLine="0"/>
        <w:jc w:val="center"/>
        <w:rPr>
          <w:b w:val="1"/>
          <w:color w:val="434343"/>
          <w:sz w:val="21"/>
          <w:szCs w:val="21"/>
          <w:shd w:fill="ffde94" w:val="clear"/>
        </w:rPr>
      </w:pPr>
      <w:r w:rsidDel="00000000" w:rsidR="00000000" w:rsidRPr="00000000">
        <w:rPr>
          <w:b w:val="1"/>
          <w:color w:val="434343"/>
          <w:sz w:val="21"/>
          <w:szCs w:val="21"/>
          <w:shd w:fill="ffde94" w:val="clear"/>
          <w:rtl w:val="0"/>
        </w:rPr>
        <w:t xml:space="preserve"> </w:t>
      </w:r>
      <m:oMath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y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(k)</m:t>
            </m:r>
          </m:sup>
        </m:sSup>
        <m:r>
          <w:rPr>
            <w:b w:val="1"/>
            <w:color w:val="434343"/>
            <w:sz w:val="21"/>
            <w:szCs w:val="21"/>
            <w:shd w:fill="ffde94" w:val="clear"/>
          </w:rPr>
          <m:t>←</m:t>
        </m:r>
        <m:f>
          <m:f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fPr>
          <m:num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z</m:t>
            </m:r>
          </m:num>
          <m:den>
            <m:sSub>
              <m:sSubPr>
                <m:ctrlPr>
                  <w:rPr>
                    <w:b w:val="1"/>
                    <w:color w:val="434343"/>
                    <w:sz w:val="21"/>
                    <w:szCs w:val="21"/>
                    <w:shd w:fill="ffde94" w:val="clear"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b w:val="1"/>
                        <w:color w:val="434343"/>
                        <w:sz w:val="21"/>
                        <w:szCs w:val="21"/>
                        <w:shd w:fill="ffde94" w:val="clear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b w:val="1"/>
                            <w:color w:val="434343"/>
                            <w:sz w:val="21"/>
                            <w:szCs w:val="21"/>
                            <w:shd w:fill="ffde94" w:val="clear"/>
                          </w:rPr>
                        </m:ctrlPr>
                      </m:dPr>
                      <m:e>
                        <m:r>
                          <w:rPr>
                            <w:b w:val="1"/>
                            <w:color w:val="434343"/>
                            <w:sz w:val="21"/>
                            <w:szCs w:val="21"/>
                            <w:shd w:fill="ffde94" w:val="clear"/>
                          </w:rPr>
                          <m:t xml:space="preserve">z</m:t>
                        </m:r>
                      </m:e>
                    </m:d>
                  </m:e>
                </m:d>
              </m:e>
              <m:sub>
                <m:r>
                  <w:rPr>
                    <w:b w:val="1"/>
                    <w:color w:val="434343"/>
                    <w:sz w:val="21"/>
                    <w:szCs w:val="21"/>
                    <w:shd w:fill="ffde94" w:val="clear"/>
                  </w:rPr>
                  <m:t xml:space="preserve">2</m:t>
                </m:r>
              </m:sub>
            </m:sSub>
          </m:den>
        </m:f>
      </m:oMath>
      <w:r w:rsidDel="00000000" w:rsidR="00000000" w:rsidRPr="00000000">
        <w:rPr>
          <w:b w:val="1"/>
          <w:color w:val="434343"/>
          <w:sz w:val="21"/>
          <w:szCs w:val="21"/>
          <w:shd w:fill="ffde94" w:val="clear"/>
          <w:rtl w:val="0"/>
        </w:rPr>
        <w:t xml:space="preserve">    </w:t>
      </w:r>
      <m:oMath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m:t>λ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(k)</m:t>
            </m:r>
          </m:sup>
        </m:sSup>
        <m:r>
          <w:rPr>
            <w:b w:val="1"/>
            <w:color w:val="434343"/>
            <w:sz w:val="21"/>
            <w:szCs w:val="21"/>
            <w:shd w:fill="ffde94" w:val="clear"/>
          </w:rPr>
          <m:t>←</m:t>
        </m:r>
        <m:r>
          <w:rPr>
            <w:b w:val="1"/>
            <w:color w:val="434343"/>
            <w:sz w:val="21"/>
            <w:szCs w:val="21"/>
            <w:shd w:fill="ffde94" w:val="clear"/>
          </w:rPr>
          <m:t xml:space="preserve">(</m:t>
        </m:r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y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(k)</m:t>
            </m:r>
          </m:sup>
        </m:sSup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)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T</m:t>
            </m:r>
          </m:sup>
        </m:sSup>
        <m:r>
          <w:rPr>
            <w:b w:val="1"/>
            <w:color w:val="434343"/>
            <w:sz w:val="21"/>
            <w:szCs w:val="21"/>
            <w:shd w:fill="ffde94" w:val="clear"/>
          </w:rPr>
          <m:t xml:space="preserve">A</m:t>
        </m:r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y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(k)</m:t>
            </m:r>
          </m:sup>
        </m:sSup>
      </m:oMath>
      <w:r w:rsidDel="00000000" w:rsidR="00000000" w:rsidRPr="00000000">
        <w:rPr>
          <w:b w:val="1"/>
          <w:color w:val="434343"/>
          <w:sz w:val="21"/>
          <w:szCs w:val="21"/>
          <w:shd w:fill="ffde94" w:val="clear"/>
          <w:rtl w:val="0"/>
        </w:rPr>
        <w:t xml:space="preserve">   </w:t>
      </w:r>
      <m:oMath>
        <m:sSup>
          <m:sSupPr>
            <m:ctrlPr>
              <w:rPr>
                <w:b w:val="1"/>
                <w:color w:val="434343"/>
                <w:sz w:val="21"/>
                <w:szCs w:val="21"/>
                <w:shd w:fill="ffde94" w:val="clear"/>
              </w:rPr>
            </m:ctrlPr>
          </m:sSupPr>
          <m:e>
            <m:r>
              <m:t>μ</m:t>
            </m:r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=</m:t>
            </m:r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>λ</m:t>
            </m:r>
          </m:e>
          <m:sup>
            <m:r>
              <w:rPr>
                <w:b w:val="1"/>
                <w:color w:val="434343"/>
                <w:sz w:val="21"/>
                <w:szCs w:val="21"/>
                <w:shd w:fill="ffde94" w:val="clear"/>
              </w:rPr>
              <m:t xml:space="preserve">(k)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Pentru a </w:t>
      </w:r>
      <w:r w:rsidDel="00000000" w:rsidR="00000000" w:rsidRPr="00000000">
        <w:rPr>
          <w:color w:val="434343"/>
          <w:sz w:val="19"/>
          <w:szCs w:val="19"/>
          <w:u w:val="single"/>
          <w:rtl w:val="0"/>
        </w:rPr>
        <w:t xml:space="preserve">crește viteza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de convergență a algoritmului, </w:t>
      </w:r>
      <w:r w:rsidDel="00000000" w:rsidR="00000000" w:rsidRPr="00000000">
        <w:rPr>
          <w:color w:val="434343"/>
          <w:sz w:val="19"/>
          <w:szCs w:val="19"/>
          <w:u w:val="single"/>
          <w:rtl w:val="0"/>
        </w:rPr>
        <w:t xml:space="preserve">valoarea de deplasare µ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este modificată de la o iterație la alta, utilizând aproximația curentă </w:t>
      </w:r>
      <m:oMath>
        <m:r>
          <w:rPr>
            <w:color w:val="434343"/>
            <w:sz w:val="19"/>
            <w:szCs w:val="19"/>
          </w:rPr>
          <m:t xml:space="preserve">µ = λ</m:t>
        </m:r>
        <m:sSup>
          <m:sSupPr>
            <m:ctrlPr>
              <w:rPr>
                <w:color w:val="434343"/>
                <w:sz w:val="19"/>
                <w:szCs w:val="19"/>
              </w:rPr>
            </m:ctrlPr>
          </m:sSupPr>
          <m:e>
            <m:r>
              <w:rPr>
                <w:color w:val="434343"/>
                <w:sz w:val="19"/>
                <w:szCs w:val="19"/>
              </w:rPr>
              <m:t xml:space="preserve"> </m:t>
            </m:r>
          </m:e>
          <m:sup>
            <m:r>
              <w:rPr>
                <w:color w:val="434343"/>
                <w:sz w:val="19"/>
                <w:szCs w:val="19"/>
              </w:rPr>
              <m:t xml:space="preserve">(k)</m:t>
            </m:r>
          </m:sup>
        </m:sSup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a valorii proprii λ a matricei A. Această variantă  este cunoscută sub denumirea de iterarea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câtului Rayleigh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DD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Metoda </w:t>
      </w:r>
      <w:r w:rsidDel="00000000" w:rsidR="00000000" w:rsidRPr="00000000">
        <w:rPr>
          <w:rFonts w:ascii="Aldrich" w:cs="Aldrich" w:eastAsia="Aldrich" w:hAnsi="Aldrich"/>
          <w:b w:val="1"/>
          <w:color w:val="0000ff"/>
          <w:sz w:val="24"/>
          <w:szCs w:val="24"/>
          <w:rtl w:val="0"/>
        </w:rPr>
        <w:t xml:space="preserve">deflației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numPr>
          <w:ilvl w:val="0"/>
          <w:numId w:val="8"/>
        </w:numPr>
        <w:spacing w:before="200" w:lineRule="auto"/>
        <w:ind w:left="720" w:hanging="360"/>
        <w:jc w:val="both"/>
        <w:rPr>
          <w:color w:val="434343"/>
          <w:sz w:val="19"/>
          <w:szCs w:val="19"/>
          <w:u w:val="none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doar pentru matrice simetrice, cu elemente reale</w:t>
      </w:r>
    </w:p>
    <w:p w:rsidR="00000000" w:rsidDel="00000000" w:rsidP="00000000" w:rsidRDefault="00000000" w:rsidRPr="00000000" w14:paraId="000000E0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color w:val="434343"/>
          <w:sz w:val="19"/>
          <w:szCs w:val="19"/>
          <w:rtl w:val="0"/>
        </w:rPr>
        <w:t xml:space="preserve">Folosind </w:t>
      </w: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metoda puterii directe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se determină </w:t>
      </w:r>
      <w:r w:rsidDel="00000000" w:rsidR="00000000" w:rsidRPr="00000000">
        <w:rPr>
          <w:color w:val="434343"/>
          <w:sz w:val="19"/>
          <w:szCs w:val="19"/>
          <w:u w:val="single"/>
          <w:rtl w:val="0"/>
        </w:rPr>
        <w:t xml:space="preserve">valoarea proprie dominantă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 șii </w:t>
      </w:r>
      <w:r w:rsidDel="00000000" w:rsidR="00000000" w:rsidRPr="00000000">
        <w:rPr>
          <w:color w:val="434343"/>
          <w:sz w:val="19"/>
          <w:szCs w:val="19"/>
          <w:u w:val="single"/>
          <w:rtl w:val="0"/>
        </w:rPr>
        <w:t xml:space="preserve">vectorul propriu corespunzător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a64d79"/>
          <w:sz w:val="24"/>
          <w:szCs w:val="24"/>
        </w:rPr>
      </w:pPr>
      <w:r w:rsidDel="00000000" w:rsidR="00000000" w:rsidRPr="00000000">
        <w:rPr>
          <w:rFonts w:ascii="Aldrich" w:cs="Aldrich" w:eastAsia="Aldrich" w:hAnsi="Aldrich"/>
          <w:b w:val="1"/>
          <w:color w:val="a64d79"/>
          <w:sz w:val="24"/>
          <w:szCs w:val="24"/>
          <w:rtl w:val="0"/>
        </w:rPr>
        <w:t xml:space="preserve">Interpolare</w:t>
      </w:r>
    </w:p>
    <w:p w:rsidR="00000000" w:rsidDel="00000000" w:rsidP="00000000" w:rsidRDefault="00000000" w:rsidRPr="00000000" w14:paraId="000000E3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rPr>
          <w:b w:val="1"/>
          <w:color w:val="434343"/>
          <w:sz w:val="19"/>
          <w:szCs w:val="19"/>
          <w:rtl w:val="0"/>
        </w:rPr>
        <w:t xml:space="preserve">Teorema lui Weierstrass </w:t>
      </w:r>
      <w:r w:rsidDel="00000000" w:rsidR="00000000" w:rsidRPr="00000000">
        <w:rPr>
          <w:color w:val="434343"/>
          <w:sz w:val="19"/>
          <w:szCs w:val="19"/>
          <w:rtl w:val="0"/>
        </w:rPr>
        <w:t xml:space="preserve">-&gt; Fie o funcție f continuă pe [a,b] și </w:t>
      </w:r>
      <m:oMath>
        <m:r>
          <m:t>ε</m:t>
        </m:r>
        <m:r>
          <w:rPr>
            <w:color w:val="434343"/>
            <w:sz w:val="19"/>
            <w:szCs w:val="19"/>
          </w:rPr>
          <m:t xml:space="preserve">&gt;0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. Există polinomul P a.î. </w:t>
      </w:r>
      <m:oMath>
        <m:r>
          <w:rPr>
            <w:color w:val="434343"/>
            <w:sz w:val="19"/>
            <w:szCs w:val="19"/>
          </w:rPr>
          <m:t xml:space="preserve">|f(x)-P(x)|&lt;</m:t>
        </m:r>
        <m:r>
          <w:rPr>
            <w:color w:val="434343"/>
            <w:sz w:val="19"/>
            <w:szCs w:val="19"/>
          </w:rPr>
          <m:t>ε</m:t>
        </m:r>
        <m:r>
          <w:rPr>
            <w:color w:val="434343"/>
            <w:sz w:val="19"/>
            <w:szCs w:val="19"/>
          </w:rPr>
          <m:t xml:space="preserve">, </m:t>
        </m:r>
        <m:r>
          <w:rPr>
            <w:color w:val="434343"/>
            <w:sz w:val="19"/>
            <w:szCs w:val="19"/>
          </w:rPr>
          <m:t>∀</m:t>
        </m:r>
        <m:r>
          <w:rPr>
            <w:color w:val="434343"/>
            <w:sz w:val="19"/>
            <w:szCs w:val="19"/>
          </w:rPr>
          <m:t xml:space="preserve"> x</m:t>
        </m:r>
        <m:r>
          <w:rPr>
            <w:color w:val="434343"/>
            <w:sz w:val="19"/>
            <w:szCs w:val="19"/>
          </w:rPr>
          <m:t>∈</m:t>
        </m:r>
        <m:r>
          <w:rPr>
            <w:color w:val="434343"/>
            <w:sz w:val="19"/>
            <w:szCs w:val="19"/>
          </w:rPr>
          <m:t xml:space="preserve">[a,b]</m:t>
        </m:r>
      </m:oMath>
      <w:r w:rsidDel="00000000" w:rsidR="00000000" w:rsidRPr="00000000">
        <w:rPr>
          <w:color w:val="434343"/>
          <w:sz w:val="19"/>
          <w:szCs w:val="19"/>
          <w:rtl w:val="0"/>
        </w:rPr>
        <w:t xml:space="preserve"> (există un polinom P care să aproximeze funcția continuă f)</w:t>
      </w:r>
    </w:p>
    <w:p w:rsidR="00000000" w:rsidDel="00000000" w:rsidP="00000000" w:rsidRDefault="00000000" w:rsidRPr="00000000" w14:paraId="000000E4">
      <w:pPr>
        <w:pageBreakBefore w:val="0"/>
        <w:spacing w:before="200" w:lineRule="auto"/>
        <w:rPr>
          <w:color w:val="434343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before="200" w:lineRule="auto"/>
        <w:jc w:val="center"/>
        <w:rPr>
          <w:rFonts w:ascii="Aldrich" w:cs="Aldrich" w:eastAsia="Aldrich" w:hAnsi="Aldrich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spacing w:before="200" w:lineRule="auto"/>
        <w:jc w:val="both"/>
        <w:rPr>
          <w:color w:val="434343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spacing w:before="200" w:lineRule="auto"/>
        <w:rPr>
          <w:color w:val="434343"/>
          <w:sz w:val="19"/>
          <w:szCs w:val="19"/>
          <w:shd w:fill="ffde9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before="200" w:lineRule="auto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before="200" w:lineRule="auto"/>
        <w:ind w:left="0" w:firstLine="0"/>
        <w:jc w:val="both"/>
        <w:rPr>
          <w:color w:val="434343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before="200" w:lineRule="auto"/>
        <w:jc w:val="both"/>
        <w:rPr>
          <w:color w:val="4343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before="200" w:lineRule="auto"/>
        <w:jc w:val="center"/>
        <w:rPr>
          <w:rFonts w:ascii="Lobster" w:cs="Lobster" w:eastAsia="Lobster" w:hAnsi="Lobster"/>
          <w:color w:val="99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before="200" w:lineRule="auto"/>
        <w:jc w:val="center"/>
        <w:rPr>
          <w:rFonts w:ascii="Lobster" w:cs="Lobster" w:eastAsia="Lobster" w:hAnsi="Lobster"/>
          <w:color w:val="9900ff"/>
          <w:sz w:val="34"/>
          <w:szCs w:val="34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1906" w:w="16838" w:orient="landscape"/>
      <w:pgMar w:bottom="1440.0000000000002" w:top="1440.0000000000002" w:left="1440.0000000000002" w:right="1440.0000000000002" w:header="720" w:footer="720"/>
      <w:pgNumType w:start="1"/>
      <w:cols w:equalWidth="0" w:num="3" w:sep="1">
        <w:col w:space="720.0000000000001" w:w="4172.58"/>
        <w:col w:space="720.0000000000001" w:w="4172.58"/>
        <w:col w:space="0" w:w="4172.58"/>
      </w:cols>
      <w:sectPrChange w:author="Mihai Alexe" w:id="0" w:date="2022-05-05T19:07:58Z">
        <w:sectPr w:rsidR="000000" w:rsidDel="000000" w:rsidRPr="000000" w:rsidSect="000000">
          <w:pgMar w:bottom="1440.0000000000002" w:top="1440.0000000000002" w:left="1440.0000000000002" w:right="1440.0000000000002" w:header="720" w:footer="720"/>
          <w:pgNumType w:start="1"/>
          <w:pgSz w:h="11906" w:w="16838" w:orient="landscape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ldrich">
    <w:embedRegular w:fontKey="{00000000-0000-0000-0000-000000000000}" r:id="rId1" w:subsetted="0"/>
  </w:font>
  <w:font w:name="Lobster">
    <w:embedRegular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E">
    <w:pPr>
      <w:rPr>
        <w:ins w:author="Mihai Alexe" w:id="16" w:date="2022-05-05T19:07:58Z"/>
        <w:rFonts w:ascii="Lobster" w:cs="Lobster" w:eastAsia="Lobster" w:hAnsi="Lobster"/>
        <w:color w:val="9900ff"/>
        <w:sz w:val="34"/>
        <w:szCs w:val="34"/>
      </w:rPr>
    </w:pPr>
    <w:ins w:author="Mihai Alexe" w:id="16" w:date="2022-05-05T19:07:58Z">
      <w:r w:rsidDel="00000000" w:rsidR="00000000" w:rsidRPr="00000000">
        <w:rPr>
          <w:rtl w:val="0"/>
        </w:rPr>
      </w:r>
    </w:ins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color w:val="000000"/>
        <w:sz w:val="19"/>
        <w:szCs w:val="19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drich-regular.ttf"/><Relationship Id="rId2" Type="http://schemas.openxmlformats.org/officeDocument/2006/relationships/font" Target="fonts/Lobst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