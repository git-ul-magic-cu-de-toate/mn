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before="0" w:lineRule="auto"/>
        <w:jc w:val="center"/>
        <w:rPr>
          <w:ins w:author="Anonymous" w:id="8" w:date="2022-05-06T20:49:50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Stefania Silivestru" w:id="1" w:date="2022-05-06T18:36:21Z">
        <w:del w:author="Anonymous" w:id="2" w:date="2022-05-06T20:49:43Z">
          <w:r w:rsidDel="00000000" w:rsidR="00000000" w:rsidRPr="00000000">
            <w:rPr>
              <w:rFonts w:ascii="Lobster" w:cs="Lobster" w:eastAsia="Lobster" w:hAnsi="Lobster"/>
              <w:color w:val="9900ff"/>
              <w:sz w:val="42"/>
              <w:szCs w:val="42"/>
              <w:rtl w:val="0"/>
              <w:rPrChange w:author="Stefania Silivestru" w:id="3" w:date="2022-05-06T18:36:21Z">
                <w:rPr/>
              </w:rPrChange>
            </w:rPr>
            <w:delText xml:space="preserve">k</w:delText>
          </w:r>
        </w:del>
      </w:ins>
      <w:ins w:author="Mihai Ghita" w:id="4" w:date="2022-05-05T16:58:05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  <w:rPrChange w:author="Mihai Ghita" w:id="5" w:date="2022-05-05T16:58:05Z">
              <w:rPr/>
            </w:rPrChange>
          </w:rPr>
          <w:t xml:space="preserve"> </w:t>
        </w:r>
      </w:ins>
      <w:r w:rsidDel="00000000" w:rsidR="00000000" w:rsidRPr="00000000">
        <w:rPr>
          <w:rFonts w:ascii="Lobster" w:cs="Lobster" w:eastAsia="Lobster" w:hAnsi="Lobster"/>
          <w:color w:val="9900ff"/>
          <w:sz w:val="42"/>
          <w:szCs w:val="42"/>
          <w:rtl w:val="0"/>
        </w:rPr>
        <w:t xml:space="preserve">Cheatsheet MN</w:t>
      </w:r>
      <w:ins w:author="Burlacu Razvan" w:id="6" w:date="2021-12-06T22:41:36Z"/>
      <m:oMath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A = LU</m:t>
          </m:r>
        </w:ins>
      </m:oMath>
      <w:ins w:author="Burlacu Razvan" w:id="6" w:date="2021-12-06T22:41:36Z"/>
      <w:ins w:author="Anonymous" w:id="8" w:date="2022-05-06T20:49:5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2">
      <w:pPr>
        <w:pageBreakBefore w:val="0"/>
        <w:spacing w:before="0" w:lineRule="auto"/>
        <w:jc w:val="center"/>
        <w:rPr>
          <w:ins w:author="Anonymous" w:id="8" w:date="2022-05-06T20:49:50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Anonymous" w:id="8" w:date="2022-05-06T20:49:5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3">
      <w:pPr>
        <w:pageBreakBefore w:val="0"/>
        <w:spacing w:before="0" w:lineRule="auto"/>
        <w:jc w:val="center"/>
        <w:rPr>
          <w:ins w:author="Anonymous" w:id="8" w:date="2022-05-06T20:49:50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Anonymous" w:id="8" w:date="2022-05-06T20:49:5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4">
      <w:pPr>
        <w:pageBreakBefore w:val="0"/>
        <w:spacing w:before="0" w:lineRule="auto"/>
        <w:jc w:val="center"/>
        <w:rPr>
          <w:ins w:author="Anonymous" w:id="9" w:date="2022-05-06T20:49:56Z"/>
          <w:del w:author="Anonymous" w:id="10" w:date="2022-05-06T20:51:29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Anonymous" w:id="9" w:date="2022-05-06T20:49:56Z">
        <w:del w:author="Anonymous" w:id="10" w:date="2022-05-06T20:51:29Z">
          <w:r w:rsidDel="00000000" w:rsidR="00000000" w:rsidRPr="00000000">
            <w:rPr>
              <w:color w:val="434343"/>
              <w:sz w:val="19"/>
              <w:szCs w:val="19"/>
              <w:rtl w:val="0"/>
              <w:rPrChange w:author="Burlacu Razvan" w:id="7" w:date="2021-12-06T22:41:36Z"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</w:rPrChange>
            </w:rPr>
            <w:delText xml:space="preserve">CALCAN ANDREI</w:delText>
          </w:r>
        </w:del>
      </w:ins>
    </w:p>
    <w:p w:rsidR="00000000" w:rsidDel="00000000" w:rsidP="00000000" w:rsidRDefault="00000000" w:rsidRPr="00000000" w14:paraId="00000005">
      <w:pPr>
        <w:pageBreakBefore w:val="0"/>
        <w:spacing w:before="0" w:lineRule="auto"/>
        <w:jc w:val="center"/>
        <w:rPr>
          <w:ins w:author="Anonymous" w:id="8" w:date="2022-05-06T20:49:50Z"/>
          <w:del w:author="Anonymous" w:id="10" w:date="2022-05-06T20:51:29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  <w:pPrChange w:author="Anonymous" w:id="0" w:date="2022-05-06T20:51:29Z">
          <w:pPr>
            <w:pageBreakBefore w:val="0"/>
            <w:spacing w:before="0" w:lineRule="auto"/>
            <w:jc w:val="center"/>
          </w:pPr>
        </w:pPrChange>
      </w:pPr>
      <w:ins w:author="Anonymous" w:id="8" w:date="2022-05-06T20:49:50Z">
        <w:del w:author="Anonymous" w:id="10" w:date="2022-05-06T20:51:2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6">
      <w:pPr>
        <w:pageBreakBefore w:val="0"/>
        <w:spacing w:before="0" w:lineRule="auto"/>
        <w:jc w:val="left"/>
        <w:rPr>
          <w:ins w:author="Anonymous" w:id="8" w:date="2022-05-06T20:49:50Z"/>
          <w:del w:author="Anonymous" w:id="10" w:date="2022-05-06T20:51:29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8" w:date="2022-05-06T20:49:50Z">
        <w:del w:author="Anonymous" w:id="10" w:date="2022-05-06T20:51:2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7">
      <w:pPr>
        <w:pageBreakBefore w:val="0"/>
        <w:spacing w:before="0" w:lineRule="auto"/>
        <w:jc w:val="left"/>
        <w:rPr>
          <w:ins w:author="Anonymous" w:id="8" w:date="2022-05-06T20:49:50Z"/>
          <w:del w:author="Anonymous" w:id="10" w:date="2022-05-06T20:51:29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8" w:date="2022-05-06T20:49:50Z">
        <w:del w:author="Anonymous" w:id="10" w:date="2022-05-06T20:51:2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8">
      <w:pPr>
        <w:pageBreakBefore w:val="0"/>
        <w:spacing w:before="0" w:lineRule="auto"/>
        <w:jc w:val="left"/>
        <w:rPr>
          <w:ins w:author="Anonymous" w:id="8" w:date="2022-05-06T20:49:50Z"/>
          <w:del w:author="Anonymous" w:id="10" w:date="2022-05-06T20:51:29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8" w:date="2022-05-06T20:49:50Z">
        <w:del w:author="Anonymous" w:id="10" w:date="2022-05-06T20:51:2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9">
      <w:pPr>
        <w:pageBreakBefore w:val="0"/>
        <w:spacing w:before="0" w:lineRule="auto"/>
        <w:jc w:val="left"/>
        <w:rPr>
          <w:ins w:author="Anonymous" w:id="8" w:date="2022-05-06T20:49:50Z"/>
          <w:del w:author="Anonymous" w:id="10" w:date="2022-05-06T20:51:29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8" w:date="2022-05-06T20:49:50Z">
        <w:del w:author="Anonymous" w:id="10" w:date="2022-05-06T20:51:2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A">
      <w:pPr>
        <w:pageBreakBefore w:val="0"/>
        <w:spacing w:before="0" w:lineRule="auto"/>
        <w:jc w:val="left"/>
        <w:rPr>
          <w:ins w:author="Anonymous" w:id="8" w:date="2022-05-06T20:49:50Z"/>
          <w:del w:author="Anonymous" w:id="13" w:date="2022-05-06T20:49:52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8" w:date="2022-05-06T20:49:50Z">
        <w:del w:author="Anonymous" w:id="13" w:date="2022-05-06T20:49:52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B">
      <w:pPr>
        <w:pageBreakBefore w:val="0"/>
        <w:spacing w:before="0" w:lineRule="auto"/>
        <w:jc w:val="left"/>
        <w:rPr>
          <w:ins w:author="Anonymous" w:id="8" w:date="2022-05-06T20:49:50Z"/>
          <w:del w:author="Anonymous" w:id="13" w:date="2022-05-06T20:49:52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8" w:date="2022-05-06T20:49:50Z">
        <w:del w:author="Anonymous" w:id="13" w:date="2022-05-06T20:49:52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C">
      <w:pPr>
        <w:pageBreakBefore w:val="0"/>
        <w:spacing w:before="0" w:lineRule="auto"/>
        <w:jc w:val="left"/>
        <w:rPr>
          <w:ins w:author="Burlacu Razvan" w:id="6" w:date="2021-12-06T22:41:36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  <w:pPrChange w:author="Anonymous" w:id="0" w:date="2022-05-06T20:49:51Z">
          <w:pPr>
            <w:pageBreakBefore w:val="0"/>
            <w:spacing w:before="0" w:lineRule="auto"/>
            <w:jc w:val="center"/>
          </w:pPr>
        </w:pPrChange>
      </w:pPr>
      <w:ins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, </w:t>
        </w:r>
      </w:ins>
      <m:oMath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L</m:t>
          </m:r>
        </w:ins>
      </m:oMath>
      <w:ins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 matrice inferior triunghiulară, </w:t>
        </w:r>
      </w:ins>
      <m:oMath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U</m:t>
          </m:r>
        </w:ins>
      </m:oMath>
      <w:ins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 superior triunghiulară (descompune matricea A)</w:t>
        </w:r>
      </w:ins>
    </w:p>
    <w:p w:rsidR="00000000" w:rsidDel="00000000" w:rsidP="00000000" w:rsidRDefault="00000000" w:rsidRPr="00000000" w14:paraId="0000000D">
      <w:pPr>
        <w:spacing w:before="200" w:lineRule="auto"/>
        <w:jc w:val="both"/>
        <w:rPr>
          <w:ins w:author="Burlacu Razvan" w:id="6" w:date="2021-12-06T22:41:36Z"/>
          <w:b w:val="1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Tipuri: </w:t>
        </w:r>
        <w:r w:rsidDel="00000000" w:rsidR="00000000" w:rsidRPr="00000000">
          <w:rPr>
            <w:b w:val="1"/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Crout</w:t>
        </w:r>
        <w:r w:rsidDel="00000000" w:rsidR="00000000" w:rsidRPr="00000000">
          <w:rPr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, </w:t>
        </w:r>
        <w:r w:rsidDel="00000000" w:rsidR="00000000" w:rsidRPr="00000000">
          <w:rPr>
            <w:b w:val="1"/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Doolittle</w:t>
        </w:r>
        <w:r w:rsidDel="00000000" w:rsidR="00000000" w:rsidRPr="00000000">
          <w:rPr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, </w:t>
        </w:r>
        <w:r w:rsidDel="00000000" w:rsidR="00000000" w:rsidRPr="00000000">
          <w:rPr>
            <w:b w:val="1"/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Cholesky</w:t>
        </w:r>
      </w:ins>
    </w:p>
    <w:p w:rsidR="00000000" w:rsidDel="00000000" w:rsidP="00000000" w:rsidRDefault="00000000" w:rsidRPr="00000000" w14:paraId="0000000E">
      <w:pPr>
        <w:spacing w:before="200" w:lineRule="auto"/>
        <w:jc w:val="both"/>
        <w:rPr>
          <w:ins w:author="Burlacu Razvan" w:id="6" w:date="2021-12-06T22:41:36Z"/>
          <w:b w:val="1"/>
          <w:color w:val="434343"/>
          <w:sz w:val="21"/>
          <w:szCs w:val="21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Burlacu Razvan" w:id="6" w:date="2021-12-06T22:41:36Z">
        <w:r w:rsidDel="00000000" w:rsidR="00000000" w:rsidRPr="00000000">
          <w:rPr>
            <w:b w:val="1"/>
            <w:color w:val="434343"/>
            <w:sz w:val="21"/>
            <w:szCs w:val="21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Crout </w:t>
        </w:r>
      </w:ins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00" w:lineRule="auto"/>
        <w:ind w:left="720" w:hanging="360"/>
        <w:jc w:val="both"/>
        <w:rPr>
          <w:ins w:author="Burlacu Razvan" w:id="6" w:date="2021-12-06T22:41:36Z"/>
          <w:color w:val="434343"/>
          <w:shd w:fill="ffde94" w:val="clear"/>
        </w:rPr>
      </w:pPr>
      <w:ins w:author="Burlacu Razvan" w:id="6" w:date="2021-12-06T22:41:36Z"/>
      <m:oMath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u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ii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=1, i=1:n</m:t>
          </m:r>
        </w:ins>
      </m:oMath>
      <w:ins w:author="Burlacu Razvan" w:id="6" w:date="2021-12-06T22:41:36Z">
        <w:r w:rsidDel="00000000" w:rsidR="00000000" w:rsidRPr="00000000">
          <w:rPr>
            <w:color w:val="434343"/>
            <w:sz w:val="21"/>
            <w:szCs w:val="21"/>
            <w:shd w:fill="ffde94" w:val="clear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; </w:t>
        </w:r>
        <w:r w:rsidDel="00000000" w:rsidR="00000000" w:rsidRPr="00000000">
          <w:rPr>
            <w:color w:val="434343"/>
            <w:sz w:val="19"/>
            <w:szCs w:val="19"/>
            <w:shd w:fill="ffde94" w:val="clear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Pentru </w:t>
        </w:r>
      </w:ins>
      <m:oMath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p=1:n</m:t>
          </m:r>
        </w:ins>
      </m:oMath>
      <w:ins w:author="Burlacu Razvan" w:id="6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ins w:author="Burlacu Razvan" w:id="6" w:date="2021-12-06T22:41:36Z"/>
          <w:color w:val="434343"/>
          <w:sz w:val="21"/>
          <w:szCs w:val="21"/>
          <w:shd w:fill="ffde94" w:val="clear"/>
        </w:rPr>
      </w:pPr>
      <w:ins w:author="Burlacu Razvan" w:id="6" w:date="2021-12-06T22:41:36Z"/>
      <m:oMath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l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ip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 = </m:t>
          </m:r>
        </w:ins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a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ip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 − </m:t>
          </m:r>
        </w:ins>
        <m:nary>
          <m:naryPr>
            <m:chr m:val="∑"/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naryPr>
          <m:sub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k=1</m:t>
              </m:r>
            </w:ins>
          </m:sub>
          <m:sup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p-1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l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ik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>⋅</m:t>
          </m:r>
        </w:ins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u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kp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 , i = p : n</m:t>
          </m:r>
        </w:ins>
      </m:oMath>
      <w:ins w:author="Burlacu Razvan" w:id="6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before="0" w:beforeAutospacing="0" w:lineRule="auto"/>
        <w:ind w:left="720" w:hanging="360"/>
        <w:jc w:val="both"/>
        <w:rPr>
          <w:ins w:author="Burlacu Razvan" w:id="6" w:date="2021-12-06T22:41:36Z"/>
          <w:color w:val="434343"/>
          <w:sz w:val="21"/>
          <w:szCs w:val="21"/>
          <w:shd w:fill="ffde94" w:val="clear"/>
        </w:rPr>
      </w:pPr>
      <w:ins w:author="Burlacu Razvan" w:id="6" w:date="2021-12-06T22:41:36Z"/>
      <m:oMath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u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pj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=</m:t>
          </m:r>
        </w:ins>
        <m:f>
          <m:f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fPr>
          <m:num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1</m:t>
              </m:r>
            </w:ins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</m:ctrlPr>
              </m:sSubPr>
              <m:e>
                <w:ins w:author="Burlacu Razvan" w:id="6" w:date="2021-12-06T22:41:36Z">
                  <m:r>
                    <w:rPr>
                      <w:rFonts w:ascii="Cambria Math" w:cs="Cambria Math" w:eastAsia="Cambria Math" w:hAnsi="Cambria Math"/>
                      <w:color w:val="434343"/>
                      <w:sz w:val="21"/>
                      <w:szCs w:val="21"/>
                      <w:shd w:fill="ffde94" w:val="clear"/>
                      <w:rPrChange w:author="Burlacu Razvan" w:id="7" w:date="2021-12-06T22:41:36Z">
                        <w:rPr>
                          <w:rFonts w:ascii="Cambria Math" w:cs="Cambria Math" w:eastAsia="Cambria Math" w:hAnsi="Cambria Math"/>
                          <w:color w:val="9900ff"/>
                          <w:sz w:val="42"/>
                          <w:szCs w:val="42"/>
                        </w:rPr>
                      </w:rPrChange>
                    </w:rPr>
                    <m:t xml:space="preserve">l</m:t>
                  </m:r>
                </w:ins>
              </m:e>
              <m:sub>
                <m: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  <m:t xml:space="preserve">pp</m:t>
                </m:r>
              </m:sub>
            </m:sSub>
          </m:den>
        </m:f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>⋅</m:t>
          </m:r>
        </w:ins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(</m:t>
          </m:r>
        </w:ins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a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pj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-</m:t>
          </m:r>
        </w:ins>
        <m:nary>
          <m:naryPr>
            <m:chr m:val="∑"/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naryPr>
          <m:sub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k=1</m:t>
              </m:r>
            </w:ins>
          </m:sub>
          <m:sup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p-1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l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pk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>⋅</m:t>
          </m:r>
        </w:ins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u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kj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), j=p+1:n</m:t>
          </m:r>
        </w:ins>
      </m:oMath>
      <w:ins w:author="Burlacu Razvan" w:id="6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2">
      <w:pPr>
        <w:spacing w:before="200" w:lineRule="auto"/>
        <w:jc w:val="both"/>
        <w:rPr>
          <w:ins w:author="Burlacu Razvan" w:id="6" w:date="2021-12-06T22:41:36Z"/>
          <w:b w:val="1"/>
          <w:color w:val="434343"/>
          <w:sz w:val="21"/>
          <w:szCs w:val="21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Burlacu Razvan" w:id="6" w:date="2021-12-06T22:41:36Z">
        <w:r w:rsidDel="00000000" w:rsidR="00000000" w:rsidRPr="00000000">
          <w:rPr>
            <w:b w:val="1"/>
            <w:color w:val="434343"/>
            <w:sz w:val="21"/>
            <w:szCs w:val="21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Doolittle </w:t>
        </w:r>
      </w:ins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>
          <w:ins w:author="Burlacu Razvan" w:id="6" w:date="2021-12-06T22:41:36Z"/>
          <w:color w:val="434343"/>
          <w:shd w:fill="ffde94" w:val="clear"/>
        </w:rPr>
      </w:pPr>
      <w:ins w:author="Burlacu Razvan" w:id="6" w:date="2021-12-06T22:41:36Z">
        <w:r w:rsidDel="00000000" w:rsidR="00000000" w:rsidRPr="00000000">
          <w:rPr>
            <w:color w:val="434343"/>
            <w:sz w:val="21"/>
            <w:szCs w:val="21"/>
            <w:shd w:fill="ffde94" w:val="clear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 </w:t>
        </w:r>
      </w:ins>
      <m:oMath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l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ii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=1, i=1:n</m:t>
          </m:r>
        </w:ins>
      </m:oMath>
      <w:ins w:author="Burlacu Razvan" w:id="6" w:date="2021-12-06T22:41:36Z">
        <w:r w:rsidDel="00000000" w:rsidR="00000000" w:rsidRPr="00000000">
          <w:rPr>
            <w:color w:val="434343"/>
            <w:sz w:val="21"/>
            <w:szCs w:val="21"/>
            <w:shd w:fill="ffde94" w:val="clear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; </w:t>
        </w:r>
        <w:r w:rsidDel="00000000" w:rsidR="00000000" w:rsidRPr="00000000">
          <w:rPr>
            <w:color w:val="434343"/>
            <w:sz w:val="19"/>
            <w:szCs w:val="19"/>
            <w:shd w:fill="ffde94" w:val="clear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Pentru </w:t>
        </w:r>
      </w:ins>
      <m:oMath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p=1:n</m:t>
          </m:r>
        </w:ins>
      </m:oMath>
      <w:ins w:author="Burlacu Razvan" w:id="6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ins w:author="Burlacu Razvan" w:id="6" w:date="2021-12-06T22:41:36Z"/>
          <w:color w:val="434343"/>
          <w:sz w:val="21"/>
          <w:szCs w:val="21"/>
          <w:shd w:fill="ffde94" w:val="clear"/>
        </w:rPr>
      </w:pPr>
      <w:ins w:author="Burlacu Razvan" w:id="6" w:date="2021-12-06T22:41:36Z"/>
      <m:oMath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u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pj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 = </m:t>
          </m:r>
        </w:ins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a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pj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 − </m:t>
          </m:r>
        </w:ins>
        <m:nary>
          <m:naryPr>
            <m:chr m:val="∑"/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naryPr>
          <m:sub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k=1</m:t>
              </m:r>
            </w:ins>
          </m:sub>
          <m:sup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p-1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l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pk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>⋅</m:t>
          </m:r>
        </w:ins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u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kj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 , j = p : n</m:t>
          </m:r>
        </w:ins>
      </m:oMath>
      <w:ins w:author="Burlacu Razvan" w:id="6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before="0" w:beforeAutospacing="0" w:lineRule="auto"/>
        <w:ind w:left="720" w:hanging="360"/>
        <w:jc w:val="both"/>
        <w:rPr>
          <w:ins w:author="Burlacu Razvan" w:id="6" w:date="2021-12-06T22:41:36Z"/>
          <w:color w:val="434343"/>
          <w:sz w:val="21"/>
          <w:szCs w:val="21"/>
          <w:shd w:fill="ffde94" w:val="clear"/>
        </w:rPr>
      </w:pPr>
      <w:ins w:author="Burlacu Razvan" w:id="6" w:date="2021-12-06T22:41:36Z"/>
      <m:oMath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l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ip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=</m:t>
          </m:r>
        </w:ins>
        <m:f>
          <m:f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fPr>
          <m:num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1</m:t>
              </m:r>
            </w:ins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</m:ctrlPr>
              </m:sSubPr>
              <m:e>
                <w:ins w:author="Burlacu Razvan" w:id="6" w:date="2021-12-06T22:41:36Z">
                  <m:r>
                    <w:rPr>
                      <w:rFonts w:ascii="Cambria Math" w:cs="Cambria Math" w:eastAsia="Cambria Math" w:hAnsi="Cambria Math"/>
                      <w:color w:val="434343"/>
                      <w:sz w:val="21"/>
                      <w:szCs w:val="21"/>
                      <w:shd w:fill="ffde94" w:val="clear"/>
                      <w:rPrChange w:author="Burlacu Razvan" w:id="7" w:date="2021-12-06T22:41:36Z">
                        <w:rPr>
                          <w:rFonts w:ascii="Cambria Math" w:cs="Cambria Math" w:eastAsia="Cambria Math" w:hAnsi="Cambria Math"/>
                          <w:color w:val="9900ff"/>
                          <w:sz w:val="42"/>
                          <w:szCs w:val="42"/>
                        </w:rPr>
                      </w:rPrChange>
                    </w:rPr>
                    <m:t xml:space="preserve">u</m:t>
                  </m:r>
                </w:ins>
              </m:e>
              <m:sub>
                <m: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  <m:t xml:space="preserve">pp</m:t>
                </m:r>
              </m:sub>
            </m:sSub>
          </m:den>
        </m:f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>⋅</m:t>
          </m:r>
        </w:ins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(</m:t>
          </m:r>
        </w:ins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a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ip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-</m:t>
          </m:r>
        </w:ins>
        <m:nary>
          <m:naryPr>
            <m:chr m:val="∑"/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naryPr>
          <m:sub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k=1</m:t>
              </m:r>
            </w:ins>
          </m:sub>
          <m:sup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p-1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l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ik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>⋅</m:t>
          </m:r>
        </w:ins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u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kp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), i=p+1:n</m:t>
          </m:r>
        </w:ins>
      </m:oMath>
      <w:ins w:author="Burlacu Razvan" w:id="6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6">
      <w:pPr>
        <w:spacing w:before="200" w:lineRule="auto"/>
        <w:jc w:val="both"/>
        <w:rPr>
          <w:ins w:author="Burlacu Razvan" w:id="6" w:date="2021-12-06T22:41:36Z"/>
          <w:b w:val="1"/>
          <w:color w:val="434343"/>
          <w:sz w:val="21"/>
          <w:szCs w:val="21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Burlacu Razvan" w:id="6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7">
      <w:pPr>
        <w:spacing w:before="200" w:lineRule="auto"/>
        <w:jc w:val="both"/>
        <w:rPr>
          <w:ins w:author="Burlacu Razvan" w:id="6" w:date="2021-12-06T22:41:36Z"/>
          <w:b w:val="1"/>
          <w:color w:val="434343"/>
          <w:sz w:val="21"/>
          <w:szCs w:val="21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Burlacu Razvan" w:id="6" w:date="2021-12-06T22:41:36Z">
        <w:r w:rsidDel="00000000" w:rsidR="00000000" w:rsidRPr="00000000">
          <w:rPr>
            <w:b w:val="1"/>
            <w:color w:val="434343"/>
            <w:sz w:val="21"/>
            <w:szCs w:val="21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Cholesky </w:t>
        </w:r>
      </w:ins>
    </w:p>
    <w:p w:rsidR="00000000" w:rsidDel="00000000" w:rsidP="00000000" w:rsidRDefault="00000000" w:rsidRPr="00000000" w14:paraId="00000018">
      <w:pPr>
        <w:spacing w:before="200" w:lineRule="auto"/>
        <w:ind w:hanging="354.56692913385865"/>
        <w:jc w:val="both"/>
        <w:rPr>
          <w:ins w:author="Burlacu Razvan" w:id="6" w:date="2021-12-06T22:41:36Z"/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  <w:pPrChange w:author="c c" w:id="0" w:date="2024-04-23T11:51:04Z">
          <w:pPr>
            <w:spacing w:before="200" w:lineRule="auto"/>
            <w:jc w:val="both"/>
          </w:pPr>
        </w:pPrChange>
      </w:pPr>
      <w:ins w:author="Burlacu Razvan" w:id="6" w:date="2021-12-06T22:41:36Z">
        <w:r w:rsidDel="00000000" w:rsidR="00000000" w:rsidRPr="00000000">
          <w:rPr>
            <w:color w:val="434343"/>
            <w:sz w:val="21"/>
            <w:szCs w:val="21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- </w:t>
        </w:r>
        <w:r w:rsidDel="00000000" w:rsidR="00000000" w:rsidRPr="00000000">
          <w:rPr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condiții necesare: </w:t>
        </w:r>
      </w:ins>
      <m:oMath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U=</m:t>
          </m:r>
        </w:ins>
        <m:sSup>
          <m:sSupPr>
            <m:ctrlPr>
              <w:rPr>
                <w:rFonts w:ascii="Cambria Math" w:cs="Cambria Math" w:eastAsia="Cambria Math" w:hAnsi="Cambria Math"/>
                <w:color w:val="434343"/>
                <w:sz w:val="19"/>
                <w:szCs w:val="19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p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19"/>
                  <w:szCs w:val="19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L</m:t>
              </m:r>
            </w:ins>
          </m:e>
          <m:sup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T</m:t>
            </m:r>
          </m:sup>
        </m:sSup>
      </m:oMath>
      <w:ins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, adică </w:t>
        </w:r>
      </w:ins>
      <m:oMath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A=</m:t>
          </m:r>
        </w:ins>
        <m:sSup>
          <m:sSupPr>
            <m:ctrlPr>
              <w:rPr>
                <w:rFonts w:ascii="Cambria Math" w:cs="Cambria Math" w:eastAsia="Cambria Math" w:hAnsi="Cambria Math"/>
                <w:color w:val="434343"/>
                <w:sz w:val="19"/>
                <w:szCs w:val="19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p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19"/>
                  <w:szCs w:val="19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A</m:t>
              </m:r>
            </w:ins>
          </m:e>
          <m:sup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T</m:t>
            </m:r>
          </m:sup>
        </m:sSup>
      </m:oMath>
      <w:ins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(matrice simetrică) și pozitiv definită </w:t>
        </w:r>
      </w:ins>
      <m:oMath>
        <m:sSup>
          <m:sSupPr>
            <m:ctrlPr>
              <w:rPr>
                <w:rFonts w:ascii="Cambria Math" w:cs="Cambria Math" w:eastAsia="Cambria Math" w:hAnsi="Cambria Math"/>
                <w:color w:val="434343"/>
                <w:sz w:val="19"/>
                <w:szCs w:val="19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p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19"/>
                  <w:szCs w:val="19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x</m:t>
              </m:r>
            </w:ins>
          </m:e>
          <m:sup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T</m:t>
            </m:r>
          </m:sup>
        </m:sSup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Ax&gt;0, </m:t>
          </m:r>
        </w:ins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>∀</m:t>
          </m:r>
        </w:ins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x</m:t>
          </m:r>
        </w:ins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>∈</m:t>
          </m:r>
        </w:ins>
        <m:sSup>
          <m:sSupPr>
            <m:ctrlPr>
              <w:rPr>
                <w:rFonts w:ascii="Cambria Math" w:cs="Cambria Math" w:eastAsia="Cambria Math" w:hAnsi="Cambria Math"/>
                <w:color w:val="434343"/>
                <w:sz w:val="19"/>
                <w:szCs w:val="19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p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19"/>
                  <w:szCs w:val="19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R</m:t>
              </m:r>
            </w:ins>
          </m:e>
          <m:sup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n</m:t>
            </m:r>
          </m:sup>
        </m:sSup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, x</m:t>
          </m:r>
        </w:ins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>≠</m:t>
          </m:r>
        </w:ins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19"/>
              <w:szCs w:val="19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0</m:t>
          </m:r>
        </w:ins>
      </m:oMath>
      <w:ins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.</w:t>
        </w:r>
      </w:ins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200" w:lineRule="auto"/>
        <w:ind w:left="720" w:hanging="360"/>
        <w:jc w:val="center"/>
        <w:rPr>
          <w:ins w:author="Burlacu Razvan" w:id="6" w:date="2021-12-06T22:41:36Z"/>
          <w:color w:val="434343"/>
          <w:shd w:fill="ffde94" w:val="clear"/>
        </w:rPr>
      </w:pPr>
      <w:ins w:author="Burlacu Razvan" w:id="6" w:date="2021-12-06T22:41:36Z"/>
      <m:oMath>
        <m:sSub>
          <m:sSub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l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ij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1"/>
              <w:szCs w:val="21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=</m:t>
          </m:r>
        </w:ins>
        <m:f>
          <m:fPr>
            <m:ctrlPr>
              <w:rPr>
                <w:rFonts w:ascii="Cambria Math" w:cs="Cambria Math" w:eastAsia="Cambria Math" w:hAnsi="Cambria Math"/>
                <w:color w:val="434343"/>
                <w:sz w:val="21"/>
                <w:szCs w:val="21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</m:ctrlPr>
              </m:sSubPr>
              <m:e>
                <w:ins w:author="Burlacu Razvan" w:id="6" w:date="2021-12-06T22:41:36Z">
                  <m:r>
                    <w:rPr>
                      <w:rFonts w:ascii="Cambria Math" w:cs="Cambria Math" w:eastAsia="Cambria Math" w:hAnsi="Cambria Math"/>
                      <w:color w:val="434343"/>
                      <w:sz w:val="21"/>
                      <w:szCs w:val="21"/>
                      <w:shd w:fill="ffde94" w:val="clear"/>
                      <w:rPrChange w:author="Burlacu Razvan" w:id="7" w:date="2021-12-06T22:41:36Z">
                        <w:rPr>
                          <w:rFonts w:ascii="Cambria Math" w:cs="Cambria Math" w:eastAsia="Cambria Math" w:hAnsi="Cambria Math"/>
                          <w:color w:val="9900ff"/>
                          <w:sz w:val="42"/>
                          <w:szCs w:val="42"/>
                        </w:rPr>
                      </w:rPrChange>
                    </w:rPr>
                    <m:t xml:space="preserve">a</m:t>
                  </m:r>
                </w:ins>
              </m:e>
              <m:sub>
                <m: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  <m:t xml:space="preserve">ij</m:t>
                </m:r>
              </m:sub>
            </m:sSub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-</m:t>
              </m:r>
            </w:ins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</m:ctrlPr>
              </m:naryPr>
              <m:sub>
                <w:ins w:author="Burlacu Razvan" w:id="6" w:date="2021-12-06T22:41:36Z">
                  <m:r>
                    <w:rPr>
                      <w:rFonts w:ascii="Cambria Math" w:cs="Cambria Math" w:eastAsia="Cambria Math" w:hAnsi="Cambria Math"/>
                      <w:color w:val="434343"/>
                      <w:sz w:val="21"/>
                      <w:szCs w:val="21"/>
                      <w:shd w:fill="ffde94" w:val="clear"/>
                      <w:rPrChange w:author="Burlacu Razvan" w:id="7" w:date="2021-12-06T22:41:36Z">
                        <w:rPr>
                          <w:rFonts w:ascii="Cambria Math" w:cs="Cambria Math" w:eastAsia="Cambria Math" w:hAnsi="Cambria Math"/>
                          <w:color w:val="9900ff"/>
                          <w:sz w:val="42"/>
                          <w:szCs w:val="42"/>
                        </w:rPr>
                      </w:rPrChange>
                    </w:rPr>
                    <m:t xml:space="preserve">k=1</m:t>
                  </m:r>
                </w:ins>
              </m:sub>
              <m:sup>
                <m: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  <m:t xml:space="preserve">j-1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</m:ctrlPr>
              </m:sSubPr>
              <m:e>
                <w:ins w:author="Burlacu Razvan" w:id="6" w:date="2021-12-06T22:41:36Z">
                  <m:r>
                    <w:rPr>
                      <w:rFonts w:ascii="Cambria Math" w:cs="Cambria Math" w:eastAsia="Cambria Math" w:hAnsi="Cambria Math"/>
                      <w:color w:val="434343"/>
                      <w:sz w:val="21"/>
                      <w:szCs w:val="21"/>
                      <w:shd w:fill="ffde94" w:val="clear"/>
                      <w:rPrChange w:author="Burlacu Razvan" w:id="7" w:date="2021-12-06T22:41:36Z">
                        <w:rPr>
                          <w:rFonts w:ascii="Cambria Math" w:cs="Cambria Math" w:eastAsia="Cambria Math" w:hAnsi="Cambria Math"/>
                          <w:color w:val="9900ff"/>
                          <w:sz w:val="42"/>
                          <w:szCs w:val="42"/>
                        </w:rPr>
                      </w:rPrChange>
                    </w:rPr>
                    <m:t xml:space="preserve">l</m:t>
                  </m:r>
                </w:ins>
              </m:e>
              <m:sub>
                <m: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  <m:t xml:space="preserve">ik</m:t>
                </m:r>
              </m:sub>
            </m:sSub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1"/>
                  <w:szCs w:val="21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>⋅</m:t>
              </m:r>
            </w:ins>
            <m:sSub>
              <m:sSubPr>
                <m:ctrlP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</m:ctrlPr>
              </m:sSubPr>
              <m:e>
                <w:ins w:author="Burlacu Razvan" w:id="6" w:date="2021-12-06T22:41:36Z">
                  <m:r>
                    <w:rPr>
                      <w:rFonts w:ascii="Cambria Math" w:cs="Cambria Math" w:eastAsia="Cambria Math" w:hAnsi="Cambria Math"/>
                      <w:color w:val="434343"/>
                      <w:sz w:val="21"/>
                      <w:szCs w:val="21"/>
                      <w:shd w:fill="ffde94" w:val="clear"/>
                      <w:rPrChange w:author="Burlacu Razvan" w:id="7" w:date="2021-12-06T22:41:36Z">
                        <w:rPr>
                          <w:rFonts w:ascii="Cambria Math" w:cs="Cambria Math" w:eastAsia="Cambria Math" w:hAnsi="Cambria Math"/>
                          <w:color w:val="9900ff"/>
                          <w:sz w:val="42"/>
                          <w:szCs w:val="42"/>
                        </w:rPr>
                      </w:rPrChange>
                    </w:rPr>
                    <m:t xml:space="preserve">l</m:t>
                  </m:r>
                </w:ins>
              </m:e>
              <m:sub>
                <m: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  <m:t xml:space="preserve">jk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</m:ctrlPr>
              </m:sSubPr>
              <m:e>
                <w:ins w:author="Burlacu Razvan" w:id="6" w:date="2021-12-06T22:41:36Z">
                  <m:r>
                    <w:rPr>
                      <w:rFonts w:ascii="Cambria Math" w:cs="Cambria Math" w:eastAsia="Cambria Math" w:hAnsi="Cambria Math"/>
                      <w:color w:val="434343"/>
                      <w:sz w:val="21"/>
                      <w:szCs w:val="21"/>
                      <w:shd w:fill="ffde94" w:val="clear"/>
                      <w:rPrChange w:author="Burlacu Razvan" w:id="7" w:date="2021-12-06T22:41:36Z">
                        <w:rPr>
                          <w:rFonts w:ascii="Cambria Math" w:cs="Cambria Math" w:eastAsia="Cambria Math" w:hAnsi="Cambria Math"/>
                          <w:color w:val="9900ff"/>
                          <w:sz w:val="42"/>
                          <w:szCs w:val="42"/>
                        </w:rPr>
                      </w:rPrChange>
                    </w:rPr>
                    <m:t xml:space="preserve">l</m:t>
                  </m:r>
                </w:ins>
              </m:e>
              <m:sub>
                <m:r>
                  <w:rPr>
                    <w:rFonts w:ascii="Cambria Math" w:cs="Cambria Math" w:eastAsia="Cambria Math" w:hAnsi="Cambria Math"/>
                    <w:color w:val="434343"/>
                    <w:sz w:val="21"/>
                    <w:szCs w:val="21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  <m:t xml:space="preserve">jj</m:t>
                </m:r>
              </m:sub>
            </m:sSub>
          </m:den>
        </m:f>
      </m:oMath>
      <w:ins w:author="Burlacu Razvan" w:id="6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before="0" w:beforeAutospacing="0" w:lineRule="auto"/>
        <w:ind w:left="720" w:hanging="360"/>
        <w:jc w:val="center"/>
        <w:rPr>
          <w:ins w:author="Burlacu Razvan" w:id="6" w:date="2021-12-06T22:41:36Z"/>
          <w:color w:val="434343"/>
          <w:shd w:fill="ffde94" w:val="clear"/>
        </w:rPr>
      </w:pPr>
      <w:ins w:author="Burlacu Razvan" w:id="6" w:date="2021-12-06T22:41:36Z"/>
      <m:oMath>
        <m:sSub>
          <m:sSubPr>
            <m:ctrlPr>
              <w:rPr>
                <w:rFonts w:ascii="Cambria Math" w:cs="Cambria Math" w:eastAsia="Cambria Math" w:hAnsi="Cambria Math"/>
                <w:color w:val="434343"/>
                <w:sz w:val="29"/>
                <w:szCs w:val="29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sSubPr>
          <m:e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9"/>
                  <w:szCs w:val="29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l</m:t>
              </m:r>
            </w:ins>
          </m:e>
          <m:sub>
            <m:r>
              <w:rPr>
                <w:rFonts w:ascii="Cambria Math" w:cs="Cambria Math" w:eastAsia="Cambria Math" w:hAnsi="Cambria Math"/>
                <w:color w:val="434343"/>
                <w:sz w:val="29"/>
                <w:szCs w:val="29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  <m:t xml:space="preserve">ii</m:t>
            </m:r>
          </m:sub>
        </m:sSub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3"/>
              <w:szCs w:val="23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=</m:t>
          </m:r>
        </w:ins>
        <m:rad>
          <m:radPr>
            <m:degHide m:val="1"/>
            <m:ctrlPr>
              <w:rPr>
                <w:rFonts w:ascii="Cambria Math" w:cs="Cambria Math" w:eastAsia="Cambria Math" w:hAnsi="Cambria Math"/>
                <w:color w:val="434343"/>
                <w:sz w:val="23"/>
                <w:szCs w:val="23"/>
                <w:shd w:fill="ffde94" w:val="clear"/>
                <w:rPrChange w:author="Burlacu Razvan" w:id="7" w:date="2021-12-06T22:41:36Z">
                  <w:rPr>
                    <w:rFonts w:ascii="Cambria Math" w:cs="Cambria Math" w:eastAsia="Cambria Math" w:hAnsi="Cambria Math"/>
                    <w:color w:val="9900ff"/>
                    <w:sz w:val="42"/>
                    <w:szCs w:val="42"/>
                  </w:rPr>
                </w:rPrChange>
              </w:rPr>
            </m:ctrlPr>
          </m:radPr>
          <m:e>
            <m:sSub>
              <m:sSubPr>
                <m:ctrlPr>
                  <w:rPr>
                    <w:rFonts w:ascii="Cambria Math" w:cs="Cambria Math" w:eastAsia="Cambria Math" w:hAnsi="Cambria Math"/>
                    <w:color w:val="434343"/>
                    <w:sz w:val="23"/>
                    <w:szCs w:val="23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</m:ctrlPr>
              </m:sSubPr>
              <m:e>
                <w:ins w:author="Burlacu Razvan" w:id="6" w:date="2021-12-06T22:41:36Z">
                  <m:r>
                    <w:rPr>
                      <w:rFonts w:ascii="Cambria Math" w:cs="Cambria Math" w:eastAsia="Cambria Math" w:hAnsi="Cambria Math"/>
                      <w:color w:val="434343"/>
                      <w:sz w:val="23"/>
                      <w:szCs w:val="23"/>
                      <w:shd w:fill="ffde94" w:val="clear"/>
                      <w:rPrChange w:author="Burlacu Razvan" w:id="7" w:date="2021-12-06T22:41:36Z">
                        <w:rPr>
                          <w:rFonts w:ascii="Cambria Math" w:cs="Cambria Math" w:eastAsia="Cambria Math" w:hAnsi="Cambria Math"/>
                          <w:color w:val="9900ff"/>
                          <w:sz w:val="42"/>
                          <w:szCs w:val="42"/>
                        </w:rPr>
                      </w:rPrChange>
                    </w:rPr>
                    <m:t xml:space="preserve">a</m:t>
                  </m:r>
                </w:ins>
              </m:e>
              <m:sub>
                <m:r>
                  <w:rPr>
                    <w:rFonts w:ascii="Cambria Math" w:cs="Cambria Math" w:eastAsia="Cambria Math" w:hAnsi="Cambria Math"/>
                    <w:color w:val="434343"/>
                    <w:sz w:val="23"/>
                    <w:szCs w:val="23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  <m:t xml:space="preserve">ii</m:t>
                </m:r>
              </m:sub>
            </m:sSub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3"/>
                  <w:szCs w:val="23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-</m:t>
              </m:r>
            </w:ins>
            <m:nary>
              <m:naryPr>
                <m:chr m:val="∑"/>
                <m:ctrlPr>
                  <w:rPr>
                    <w:rFonts w:ascii="Cambria Math" w:cs="Cambria Math" w:eastAsia="Cambria Math" w:hAnsi="Cambria Math"/>
                    <w:color w:val="434343"/>
                    <w:sz w:val="23"/>
                    <w:szCs w:val="23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</m:ctrlPr>
              </m:naryPr>
              <m:sub>
                <w:ins w:author="Burlacu Razvan" w:id="6" w:date="2021-12-06T22:41:36Z">
                  <m:r>
                    <w:rPr>
                      <w:rFonts w:ascii="Cambria Math" w:cs="Cambria Math" w:eastAsia="Cambria Math" w:hAnsi="Cambria Math"/>
                      <w:color w:val="434343"/>
                      <w:sz w:val="23"/>
                      <w:szCs w:val="23"/>
                      <w:shd w:fill="ffde94" w:val="clear"/>
                      <w:rPrChange w:author="Burlacu Razvan" w:id="7" w:date="2021-12-06T22:41:36Z">
                        <w:rPr>
                          <w:rFonts w:ascii="Cambria Math" w:cs="Cambria Math" w:eastAsia="Cambria Math" w:hAnsi="Cambria Math"/>
                          <w:color w:val="9900ff"/>
                          <w:sz w:val="42"/>
                          <w:szCs w:val="42"/>
                        </w:rPr>
                      </w:rPrChange>
                    </w:rPr>
                    <m:t xml:space="preserve">k=1</m:t>
                  </m:r>
                </w:ins>
              </m:sub>
              <m:sup>
                <m:r>
                  <w:rPr>
                    <w:rFonts w:ascii="Cambria Math" w:cs="Cambria Math" w:eastAsia="Cambria Math" w:hAnsi="Cambria Math"/>
                    <w:color w:val="434343"/>
                    <w:sz w:val="23"/>
                    <w:szCs w:val="23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  <m:t xml:space="preserve">i-1</m:t>
                </m:r>
              </m:sup>
            </m:nary>
            <m:sSub>
              <m:sSubPr>
                <m:ctrlPr>
                  <w:rPr>
                    <w:rFonts w:ascii="Cambria Math" w:cs="Cambria Math" w:eastAsia="Cambria Math" w:hAnsi="Cambria Math"/>
                    <w:color w:val="434343"/>
                    <w:sz w:val="23"/>
                    <w:szCs w:val="23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</m:ctrlPr>
              </m:sSub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color w:val="434343"/>
                        <w:sz w:val="23"/>
                        <w:szCs w:val="23"/>
                        <w:shd w:fill="ffde94" w:val="clear"/>
                        <w:rPrChange w:author="Burlacu Razvan" w:id="7" w:date="2021-12-06T22:41:36Z">
                          <w:rPr>
                            <w:rFonts w:ascii="Cambria Math" w:cs="Cambria Math" w:eastAsia="Cambria Math" w:hAnsi="Cambria Math"/>
                            <w:color w:val="9900ff"/>
                            <w:sz w:val="42"/>
                            <w:szCs w:val="42"/>
                          </w:rPr>
                        </w:rPrChange>
                      </w:rPr>
                    </m:ctrlPr>
                  </m:sSupPr>
                  <m:e>
                    <w:ins w:author="Burlacu Razvan" w:id="6" w:date="2021-12-06T22:41:36Z">
                      <m:r>
                        <w:rPr>
                          <w:rFonts w:ascii="Cambria Math" w:cs="Cambria Math" w:eastAsia="Cambria Math" w:hAnsi="Cambria Math"/>
                          <w:color w:val="434343"/>
                          <w:sz w:val="23"/>
                          <w:szCs w:val="23"/>
                          <w:shd w:fill="ffde94" w:val="clear"/>
                          <w:rPrChange w:author="Burlacu Razvan" w:id="7" w:date="2021-12-06T22:41:36Z">
                            <w:rPr>
                              <w:rFonts w:ascii="Cambria Math" w:cs="Cambria Math" w:eastAsia="Cambria Math" w:hAnsi="Cambria Math"/>
                              <w:color w:val="9900ff"/>
                              <w:sz w:val="42"/>
                              <w:szCs w:val="42"/>
                            </w:rPr>
                          </w:rPrChange>
                        </w:rPr>
                        <m:t xml:space="preserve">l</m:t>
                      </m:r>
                    </w:ins>
                  </m:e>
                  <m:sup>
                    <m:r>
                      <w:rPr>
                        <w:rFonts w:ascii="Cambria Math" w:cs="Cambria Math" w:eastAsia="Cambria Math" w:hAnsi="Cambria Math"/>
                        <w:color w:val="434343"/>
                        <w:sz w:val="23"/>
                        <w:szCs w:val="23"/>
                        <w:shd w:fill="ffde94" w:val="clear"/>
                        <w:rPrChange w:author="Burlacu Razvan" w:id="7" w:date="2021-12-06T22:41:36Z">
                          <w:rPr>
                            <w:rFonts w:ascii="Cambria Math" w:cs="Cambria Math" w:eastAsia="Cambria Math" w:hAnsi="Cambria Math"/>
                            <w:color w:val="9900ff"/>
                            <w:sz w:val="42"/>
                            <w:szCs w:val="42"/>
                          </w:rPr>
                        </w:rPrChange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rFonts w:ascii="Cambria Math" w:cs="Cambria Math" w:eastAsia="Cambria Math" w:hAnsi="Cambria Math"/>
                    <w:color w:val="434343"/>
                    <w:sz w:val="23"/>
                    <w:szCs w:val="23"/>
                    <w:shd w:fill="ffde94" w:val="clear"/>
                    <w:rPrChange w:author="Burlacu Razvan" w:id="7" w:date="2021-12-06T22:41:36Z">
                      <w:rPr>
                        <w:rFonts w:ascii="Cambria Math" w:cs="Cambria Math" w:eastAsia="Cambria Math" w:hAnsi="Cambria Math"/>
                        <w:color w:val="9900ff"/>
                        <w:sz w:val="42"/>
                        <w:szCs w:val="42"/>
                      </w:rPr>
                    </w:rPrChange>
                  </w:rPr>
                  <m:t xml:space="preserve">ik</m:t>
                </m:r>
              </m:sub>
            </m:sSub>
            <w:ins w:author="Burlacu Razvan" w:id="6" w:date="2021-12-06T22:41:36Z">
              <m:r>
                <w:rPr>
                  <w:rFonts w:ascii="Cambria Math" w:cs="Cambria Math" w:eastAsia="Cambria Math" w:hAnsi="Cambria Math"/>
                  <w:color w:val="434343"/>
                  <w:sz w:val="23"/>
                  <w:szCs w:val="23"/>
                  <w:shd w:fill="ffde94" w:val="clear"/>
                  <w:rPrChange w:author="Burlacu Razvan" w:id="7" w:date="2021-12-06T22:41:36Z">
                    <w:rPr>
                      <w:rFonts w:ascii="Cambria Math" w:cs="Cambria Math" w:eastAsia="Cambria Math" w:hAnsi="Cambria Math"/>
                      <w:color w:val="9900ff"/>
                      <w:sz w:val="42"/>
                      <w:szCs w:val="42"/>
                    </w:rPr>
                  </w:rPrChange>
                </w:rPr>
                <m:t xml:space="preserve">   </m:t>
              </m:r>
            </w:ins>
          </m:e>
        </m:rad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3"/>
              <w:szCs w:val="23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   </m:t>
          </m:r>
        </w:ins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3"/>
              <w:szCs w:val="23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j=1</m:t>
          </m:r>
        </w:ins>
        <w:ins w:author="Burlacu Razvan" w:id="6" w:date="2021-12-06T22:41:36Z">
          <m:r>
            <w:rPr>
              <w:rFonts w:ascii="Cambria Math" w:cs="Cambria Math" w:eastAsia="Cambria Math" w:hAnsi="Cambria Math"/>
              <w:color w:val="434343"/>
              <w:sz w:val="23"/>
              <w:szCs w:val="23"/>
              <w:shd w:fill="ffde94" w:val="clear"/>
              <w:rPrChange w:author="Burlacu Razvan" w:id="7" w:date="2021-12-06T22:41:36Z">
                <w:rPr>
                  <w:rFonts w:ascii="Cambria Math" w:cs="Cambria Math" w:eastAsia="Cambria Math" w:hAnsi="Cambria Math"/>
                  <w:color w:val="9900ff"/>
                  <w:sz w:val="42"/>
                  <w:szCs w:val="42"/>
                </w:rPr>
              </w:rPrChange>
            </w:rPr>
            <m:t xml:space="preserve">:i-1</m:t>
          </m:r>
        </w:ins>
      </m:oMath>
      <w:ins w:author="Burlacu Razvan" w:id="6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B">
      <w:pPr>
        <w:spacing w:before="200" w:lineRule="auto"/>
        <w:jc w:val="both"/>
        <w:rPr>
          <w:ins w:author="Burlacu Razvan" w:id="6" w:date="2021-12-06T22:41:36Z"/>
          <w:color w:val="434343"/>
          <w:sz w:val="21"/>
          <w:szCs w:val="21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Burlacu Razvan" w:id="6" w:date="2021-12-06T22:41:36Z">
        <w:r w:rsidDel="00000000" w:rsidR="00000000" w:rsidRPr="00000000">
          <w:pict>
            <v:rect style="width:0.0pt;height:1.5pt" o:hr="t" o:hrstd="t" o:hralign="center" fillcolor="#A0A0A0" stroked="f"/>
          </w:pic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C">
      <w:pPr>
        <w:spacing w:before="200" w:lineRule="auto"/>
        <w:jc w:val="center"/>
        <w:rPr>
          <w:ins w:author="Burlacu Razvan" w:id="6" w:date="2021-12-06T22:41:36Z"/>
          <w:rFonts w:ascii="Aldrich" w:cs="Aldrich" w:eastAsia="Aldrich" w:hAnsi="Aldrich"/>
          <w:b w:val="1"/>
          <w:color w:val="0000ff"/>
          <w:sz w:val="24"/>
          <w:szCs w:val="24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ins w:author="Burlacu Razvan" w:id="6" w:date="2021-12-06T22:41:36Z">
        <w:r w:rsidDel="00000000" w:rsidR="00000000" w:rsidRPr="00000000">
          <w:rPr>
            <w:rFonts w:ascii="Aldrich" w:cs="Aldrich" w:eastAsia="Aldrich" w:hAnsi="Aldrich"/>
            <w:b w:val="1"/>
            <w:color w:val="0000ff"/>
            <w:sz w:val="24"/>
            <w:szCs w:val="24"/>
            <w:rtl w:val="0"/>
            <w:rPrChange w:author="Burlacu Razvan" w:id="7" w:date="2021-12-06T22:41:36Z">
              <w:rPr>
                <w:rFonts w:ascii="Lobster" w:cs="Lobster" w:eastAsia="Lobster" w:hAnsi="Lobster"/>
                <w:color w:val="9900ff"/>
                <w:sz w:val="42"/>
                <w:szCs w:val="42"/>
              </w:rPr>
            </w:rPrChange>
          </w:rPr>
          <w:t xml:space="preserve">Rezolvarea sistemelor triunghiulare</w:t>
        </w:r>
      </w:ins>
    </w:p>
    <w:p w:rsidR="00000000" w:rsidDel="00000000" w:rsidP="00000000" w:rsidRDefault="00000000" w:rsidRPr="00000000" w14:paraId="0000001D">
      <w:pPr>
        <w:pageBreakBefore w:val="0"/>
        <w:spacing w:before="0" w:lineRule="auto"/>
        <w:jc w:val="center"/>
        <w:rPr>
          <w:color w:val="434343"/>
          <w:sz w:val="19"/>
          <w:szCs w:val="19"/>
          <w:rPrChange w:author="Burlacu Razvan" w:id="7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0" w:lineRule="auto"/>
        <w:jc w:val="center"/>
        <w:rPr>
          <w:rFonts w:ascii="Lobster" w:cs="Lobster" w:eastAsia="Lobster" w:hAnsi="Lobster"/>
          <w:color w:val="9900f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a64d79"/>
          <w:sz w:val="24"/>
          <w:szCs w:val="24"/>
          <w:rtl w:val="0"/>
        </w:rPr>
        <w:t xml:space="preserve">Metode de rezolvare           Sisteme de ecuații liniare Ax=b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8"/>
        </w:numPr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 exacte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</w:t>
      </w:r>
      <m:oMath>
        <m:r>
          <w:rPr>
            <w:color w:val="434343"/>
            <w:sz w:val="19"/>
            <w:szCs w:val="19"/>
          </w:rPr>
          <m:t xml:space="preserve">Complexitate O(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3</m:t>
            </m:r>
          </m:sup>
        </m:sSup>
        <m:r>
          <w:rPr>
            <w:color w:val="434343"/>
            <w:sz w:val="19"/>
            <w:szCs w:val="19"/>
          </w:rPr>
          <m:t xml:space="preserve">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- furnizează soluția exactă a sistemului dacă se neglijează erorile de rotunjire-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factorizarea LU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(Crout, Doolittle, Cholesky) sau pe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factorizarea ortogonală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(Householder, Givens, Gram-Schimdt); aplicabilitate n&lt;1000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8"/>
        </w:numPr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Metodele directe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aduc sistemul prin transformări de echivalență, la un sistem particular (diagonal, triunghiular, etc) care se rezolvă cu mijloace elementare -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eliminări Gaussiene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: pivotare parțială (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GPP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), pivotare totală sau completă (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GPT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), pivotare parțială cu pivot scalat pe coloană (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GPPS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8"/>
        </w:numPr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 aproximative / iterative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 care construiesc un  șir, convergent către soluția exactă a sistemului (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Jacobi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Gauss-Siedel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Suprarelaxare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3">
      <w:pPr>
        <w:pageBreakBefore w:val="0"/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before="200" w:lineRule="auto"/>
        <w:ind w:left="0" w:firstLine="0"/>
        <w:jc w:val="center"/>
        <w:rPr>
          <w:color w:val="434343"/>
          <w:sz w:val="19"/>
          <w:szCs w:val="19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Factorizarea 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before="200" w:lineRule="auto"/>
        <w:jc w:val="both"/>
        <w:rPr>
          <w:del w:author="Burlacu Razvan" w:id="6" w:date="2021-12-06T22:41:36Z"/>
          <w:color w:val="434343"/>
          <w:sz w:val="19"/>
          <w:szCs w:val="19"/>
        </w:rPr>
      </w:pPr>
      <w:del w:author="Burlacu Razvan" w:id="6" w:date="2021-12-06T22:41:36Z"/>
      <m:oMath>
        <w:del w:author="Burlacu Razvan" w:id="6" w:date="2021-12-06T22:41:36Z">
          <m:r>
            <w:rPr>
              <w:color w:val="434343"/>
              <w:sz w:val="19"/>
              <w:szCs w:val="19"/>
            </w:rPr>
            <m:t xml:space="preserve">A = LU</m:t>
          </m:r>
        </w:del>
      </m:oMath>
      <w:del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, </w:delText>
        </w:r>
      </w:del>
      <m:oMath>
        <w:del w:author="Burlacu Razvan" w:id="6" w:date="2021-12-06T22:41:36Z">
          <m:r>
            <w:rPr>
              <w:color w:val="434343"/>
              <w:sz w:val="19"/>
              <w:szCs w:val="19"/>
            </w:rPr>
            <m:t xml:space="preserve">L</m:t>
          </m:r>
        </w:del>
      </m:oMath>
      <w:del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 matrice inferior triunghiulară, </w:delText>
        </w:r>
      </w:del>
      <m:oMath>
        <w:del w:author="Burlacu Razvan" w:id="6" w:date="2021-12-06T22:41:36Z">
          <m:r>
            <w:rPr>
              <w:color w:val="434343"/>
              <w:sz w:val="19"/>
              <w:szCs w:val="19"/>
            </w:rPr>
            <m:t xml:space="preserve">U</m:t>
          </m:r>
        </w:del>
      </m:oMath>
      <w:del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 superior triunghiulară (descompune matricea A)</w:delText>
        </w:r>
      </w:del>
    </w:p>
    <w:p w:rsidR="00000000" w:rsidDel="00000000" w:rsidP="00000000" w:rsidRDefault="00000000" w:rsidRPr="00000000" w14:paraId="00000026">
      <w:pPr>
        <w:pageBreakBefore w:val="0"/>
        <w:spacing w:before="200" w:lineRule="auto"/>
        <w:jc w:val="both"/>
        <w:rPr>
          <w:del w:author="Burlacu Razvan" w:id="6" w:date="2021-12-06T22:41:36Z"/>
          <w:b w:val="1"/>
          <w:color w:val="434343"/>
          <w:sz w:val="19"/>
          <w:szCs w:val="19"/>
        </w:rPr>
      </w:pPr>
      <w:del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Tipuri: </w:delText>
        </w:r>
        <w:r w:rsidDel="00000000" w:rsidR="00000000" w:rsidRPr="00000000">
          <w:rPr>
            <w:b w:val="1"/>
            <w:color w:val="434343"/>
            <w:sz w:val="19"/>
            <w:szCs w:val="19"/>
            <w:rtl w:val="0"/>
          </w:rPr>
          <w:delText xml:space="preserve">Crout</w:delText>
        </w:r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, </w:delText>
        </w:r>
        <w:r w:rsidDel="00000000" w:rsidR="00000000" w:rsidRPr="00000000">
          <w:rPr>
            <w:b w:val="1"/>
            <w:color w:val="434343"/>
            <w:sz w:val="19"/>
            <w:szCs w:val="19"/>
            <w:rtl w:val="0"/>
          </w:rPr>
          <w:delText xml:space="preserve">Doolittle</w:delText>
        </w:r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, </w:delText>
        </w:r>
        <w:r w:rsidDel="00000000" w:rsidR="00000000" w:rsidRPr="00000000">
          <w:rPr>
            <w:b w:val="1"/>
            <w:color w:val="434343"/>
            <w:sz w:val="19"/>
            <w:szCs w:val="19"/>
            <w:rtl w:val="0"/>
          </w:rPr>
          <w:delText xml:space="preserve">Cholesky</w:delText>
        </w:r>
      </w:del>
    </w:p>
    <w:p w:rsidR="00000000" w:rsidDel="00000000" w:rsidP="00000000" w:rsidRDefault="00000000" w:rsidRPr="00000000" w14:paraId="00000027">
      <w:pPr>
        <w:pageBreakBefore w:val="0"/>
        <w:spacing w:before="200" w:lineRule="auto"/>
        <w:jc w:val="both"/>
        <w:rPr>
          <w:del w:author="Burlacu Razvan" w:id="6" w:date="2021-12-06T22:41:36Z"/>
          <w:b w:val="1"/>
          <w:color w:val="434343"/>
          <w:sz w:val="21"/>
          <w:szCs w:val="21"/>
        </w:rPr>
      </w:pPr>
      <w:del w:author="Burlacu Razvan" w:id="6" w:date="2021-12-06T22:41:36Z">
        <w:r w:rsidDel="00000000" w:rsidR="00000000" w:rsidRPr="00000000">
          <w:rPr>
            <w:b w:val="1"/>
            <w:color w:val="434343"/>
            <w:sz w:val="21"/>
            <w:szCs w:val="21"/>
            <w:rtl w:val="0"/>
          </w:rPr>
          <w:delText xml:space="preserve">Crout </w:delText>
        </w:r>
      </w:del>
    </w:p>
    <w:p w:rsidR="00000000" w:rsidDel="00000000" w:rsidP="00000000" w:rsidRDefault="00000000" w:rsidRPr="00000000" w14:paraId="00000028">
      <w:pPr>
        <w:pageBreakBefore w:val="0"/>
        <w:numPr>
          <w:ilvl w:val="0"/>
          <w:numId w:val="16"/>
        </w:numPr>
        <w:spacing w:after="0" w:afterAutospacing="0" w:before="200" w:lineRule="auto"/>
        <w:ind w:left="720" w:hanging="360"/>
        <w:jc w:val="both"/>
        <w:rPr>
          <w:del w:author="Burlacu Razvan" w:id="6" w:date="2021-12-06T22:41:36Z"/>
          <w:color w:val="434343"/>
          <w:shd w:fill="ffde94" w:val="clear"/>
        </w:rPr>
      </w:pPr>
      <w:del w:author="Burlacu Razvan" w:id="6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ii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=1, i=1:n</m:t>
          </m:r>
        </w:del>
      </m:oMath>
      <w:del w:author="Burlacu Razvan" w:id="6" w:date="2021-12-06T22:41:36Z">
        <w:r w:rsidDel="00000000" w:rsidR="00000000" w:rsidRPr="00000000">
          <w:rPr>
            <w:color w:val="434343"/>
            <w:sz w:val="21"/>
            <w:szCs w:val="21"/>
            <w:shd w:fill="ffde94" w:val="clear"/>
            <w:rtl w:val="0"/>
          </w:rPr>
          <w:delText xml:space="preserve">; </w:delText>
        </w:r>
        <w:r w:rsidDel="00000000" w:rsidR="00000000" w:rsidRPr="00000000">
          <w:rPr>
            <w:color w:val="434343"/>
            <w:sz w:val="19"/>
            <w:szCs w:val="19"/>
            <w:shd w:fill="ffde94" w:val="clear"/>
            <w:rtl w:val="0"/>
          </w:rPr>
          <w:delText xml:space="preserve">Pentru </w:delText>
        </w:r>
      </w:del>
      <m:oMath>
        <w:del w:author="Burlacu Razvan" w:id="6" w:date="2021-12-06T22:41:36Z">
          <m:r>
            <w:rPr>
              <w:color w:val="434343"/>
              <w:sz w:val="19"/>
              <w:szCs w:val="19"/>
              <w:shd w:fill="ffde94" w:val="clear"/>
            </w:rPr>
            <m:t xml:space="preserve">p=1:n</m:t>
          </m:r>
        </w:del>
      </m:oMath>
      <w:del w:author="Burlacu Razvan" w:id="6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9">
      <w:pPr>
        <w:pageBreakBefore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del w:author="Burlacu Razvan" w:id="6" w:date="2021-12-06T22:41:36Z"/>
          <w:color w:val="434343"/>
          <w:sz w:val="21"/>
          <w:szCs w:val="21"/>
          <w:shd w:fill="ffde94" w:val="clear"/>
        </w:rPr>
      </w:pPr>
      <w:del w:author="Burlacu Razvan" w:id="6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ip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= 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a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ip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− </m:t>
          </m:r>
        </w:del>
        <m:nary>
          <m:naryPr>
            <m:chr m:val="∑"/>
            <m:ctrlPr>
              <w:rPr>
                <w:color w:val="434343"/>
                <w:sz w:val="21"/>
                <w:szCs w:val="21"/>
                <w:shd w:fill="ffde94" w:val="clear"/>
              </w:rPr>
            </m:ctrlPr>
          </m:naryPr>
          <m:sub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k=1</m:t>
              </m:r>
            </w:del>
          </m:sub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p-1</m:t>
            </m:r>
          </m:sup>
        </m:nary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ik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kp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, i = p : n</m:t>
          </m:r>
        </w:del>
      </m:oMath>
      <w:del w:author="Burlacu Razvan" w:id="6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A">
      <w:pPr>
        <w:pageBreakBefore w:val="0"/>
        <w:numPr>
          <w:ilvl w:val="0"/>
          <w:numId w:val="9"/>
        </w:numPr>
        <w:spacing w:before="0" w:beforeAutospacing="0" w:lineRule="auto"/>
        <w:ind w:left="720" w:hanging="360"/>
        <w:jc w:val="both"/>
        <w:rPr>
          <w:del w:author="Burlacu Razvan" w:id="6" w:date="2021-12-06T22:41:36Z"/>
          <w:color w:val="434343"/>
          <w:sz w:val="21"/>
          <w:szCs w:val="21"/>
          <w:shd w:fill="ffde94" w:val="clear"/>
        </w:rPr>
      </w:pPr>
      <w:del w:author="Burlacu Razvan" w:id="6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pj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=</m:t>
          </m:r>
        </w:del>
        <m:f>
          <m:fPr>
            <m:ctrlPr>
              <w:rPr>
                <w:color w:val="434343"/>
                <w:sz w:val="21"/>
                <w:szCs w:val="21"/>
                <w:shd w:fill="ffde94" w:val="clear"/>
              </w:rPr>
            </m:ctrlPr>
          </m:fPr>
          <m:num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1</m:t>
              </m:r>
            </w:del>
          </m:num>
          <m:den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6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l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pp</m:t>
                </m:r>
              </m:sub>
            </m:sSub>
          </m:den>
        </m:f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(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a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pj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-</m:t>
          </m:r>
        </w:del>
        <m:nary>
          <m:naryPr>
            <m:chr m:val="∑"/>
            <m:ctrlPr>
              <w:rPr>
                <w:color w:val="434343"/>
                <w:sz w:val="21"/>
                <w:szCs w:val="21"/>
                <w:shd w:fill="ffde94" w:val="clear"/>
              </w:rPr>
            </m:ctrlPr>
          </m:naryPr>
          <m:sub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k=1</m:t>
              </m:r>
            </w:del>
          </m:sub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p-1</m:t>
            </m:r>
          </m:sup>
        </m:nary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pk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kj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), j=p+1:n</m:t>
          </m:r>
        </w:del>
      </m:oMath>
      <w:del w:author="Burlacu Razvan" w:id="6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B">
      <w:pPr>
        <w:pageBreakBefore w:val="0"/>
        <w:spacing w:before="200" w:lineRule="auto"/>
        <w:jc w:val="both"/>
        <w:rPr>
          <w:del w:author="Burlacu Razvan" w:id="6" w:date="2021-12-06T22:41:36Z"/>
          <w:b w:val="1"/>
          <w:color w:val="434343"/>
          <w:sz w:val="21"/>
          <w:szCs w:val="21"/>
        </w:rPr>
      </w:pPr>
      <w:del w:author="Burlacu Razvan" w:id="6" w:date="2021-12-06T22:41:36Z">
        <w:r w:rsidDel="00000000" w:rsidR="00000000" w:rsidRPr="00000000">
          <w:rPr>
            <w:b w:val="1"/>
            <w:color w:val="434343"/>
            <w:sz w:val="21"/>
            <w:szCs w:val="21"/>
            <w:rtl w:val="0"/>
          </w:rPr>
          <w:delText xml:space="preserve">Doolittle </w:delText>
        </w:r>
      </w:del>
    </w:p>
    <w:p w:rsidR="00000000" w:rsidDel="00000000" w:rsidP="00000000" w:rsidRDefault="00000000" w:rsidRPr="00000000" w14:paraId="0000002C">
      <w:pPr>
        <w:pageBreakBefore w:val="0"/>
        <w:numPr>
          <w:ilvl w:val="0"/>
          <w:numId w:val="12"/>
        </w:numPr>
        <w:spacing w:after="0" w:afterAutospacing="0" w:before="200" w:lineRule="auto"/>
        <w:ind w:left="720" w:hanging="360"/>
        <w:jc w:val="both"/>
        <w:rPr>
          <w:del w:author="Burlacu Razvan" w:id="6" w:date="2021-12-06T22:41:36Z"/>
          <w:color w:val="434343"/>
          <w:shd w:fill="ffde94" w:val="clear"/>
        </w:rPr>
      </w:pPr>
      <w:del w:author="Burlacu Razvan" w:id="6" w:date="2021-12-06T22:41:36Z">
        <w:r w:rsidDel="00000000" w:rsidR="00000000" w:rsidRPr="00000000">
          <w:rPr>
            <w:color w:val="434343"/>
            <w:sz w:val="21"/>
            <w:szCs w:val="21"/>
            <w:shd w:fill="ffde94" w:val="clear"/>
            <w:rtl w:val="0"/>
          </w:rPr>
          <w:delText xml:space="preserve"> </w:delText>
        </w:r>
      </w:del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ii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=1, i=1:n</m:t>
          </m:r>
        </w:del>
      </m:oMath>
      <w:del w:author="Burlacu Razvan" w:id="6" w:date="2021-12-06T22:41:36Z">
        <w:r w:rsidDel="00000000" w:rsidR="00000000" w:rsidRPr="00000000">
          <w:rPr>
            <w:color w:val="434343"/>
            <w:sz w:val="21"/>
            <w:szCs w:val="21"/>
            <w:shd w:fill="ffde94" w:val="clear"/>
            <w:rtl w:val="0"/>
          </w:rPr>
          <w:delText xml:space="preserve">; </w:delText>
        </w:r>
        <w:r w:rsidDel="00000000" w:rsidR="00000000" w:rsidRPr="00000000">
          <w:rPr>
            <w:color w:val="434343"/>
            <w:sz w:val="19"/>
            <w:szCs w:val="19"/>
            <w:shd w:fill="ffde94" w:val="clear"/>
            <w:rtl w:val="0"/>
          </w:rPr>
          <w:delText xml:space="preserve">Pentru </w:delText>
        </w:r>
      </w:del>
      <m:oMath>
        <w:del w:author="Burlacu Razvan" w:id="6" w:date="2021-12-06T22:41:36Z">
          <m:r>
            <w:rPr>
              <w:color w:val="434343"/>
              <w:sz w:val="19"/>
              <w:szCs w:val="19"/>
              <w:shd w:fill="ffde94" w:val="clear"/>
            </w:rPr>
            <m:t xml:space="preserve">p=1:n</m:t>
          </m:r>
        </w:del>
      </m:oMath>
      <w:del w:author="Burlacu Razvan" w:id="6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D">
      <w:pPr>
        <w:pageBreakBefore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del w:author="Burlacu Razvan" w:id="6" w:date="2021-12-06T22:41:36Z"/>
          <w:color w:val="434343"/>
          <w:sz w:val="21"/>
          <w:szCs w:val="21"/>
          <w:shd w:fill="ffde94" w:val="clear"/>
        </w:rPr>
      </w:pPr>
      <w:del w:author="Burlacu Razvan" w:id="6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pj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= 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a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pj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− </m:t>
          </m:r>
        </w:del>
        <m:nary>
          <m:naryPr>
            <m:chr m:val="∑"/>
            <m:ctrlPr>
              <w:rPr>
                <w:color w:val="434343"/>
                <w:sz w:val="21"/>
                <w:szCs w:val="21"/>
                <w:shd w:fill="ffde94" w:val="clear"/>
              </w:rPr>
            </m:ctrlPr>
          </m:naryPr>
          <m:sub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k=1</m:t>
              </m:r>
            </w:del>
          </m:sub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p-1</m:t>
            </m:r>
          </m:sup>
        </m:nary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pk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kj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, j = p : n</m:t>
          </m:r>
        </w:del>
      </m:oMath>
      <w:del w:author="Burlacu Razvan" w:id="6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E">
      <w:pPr>
        <w:pageBreakBefore w:val="0"/>
        <w:numPr>
          <w:ilvl w:val="0"/>
          <w:numId w:val="9"/>
        </w:numPr>
        <w:spacing w:before="0" w:beforeAutospacing="0" w:lineRule="auto"/>
        <w:ind w:left="720" w:hanging="360"/>
        <w:jc w:val="both"/>
        <w:rPr>
          <w:del w:author="Burlacu Razvan" w:id="6" w:date="2021-12-06T22:41:36Z"/>
          <w:color w:val="434343"/>
          <w:sz w:val="21"/>
          <w:szCs w:val="21"/>
          <w:shd w:fill="ffde94" w:val="clear"/>
        </w:rPr>
      </w:pPr>
      <w:del w:author="Burlacu Razvan" w:id="6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ip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=</m:t>
          </m:r>
        </w:del>
        <m:f>
          <m:fPr>
            <m:ctrlPr>
              <w:rPr>
                <w:color w:val="434343"/>
                <w:sz w:val="21"/>
                <w:szCs w:val="21"/>
                <w:shd w:fill="ffde94" w:val="clear"/>
              </w:rPr>
            </m:ctrlPr>
          </m:fPr>
          <m:num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1</m:t>
              </m:r>
            </w:del>
          </m:num>
          <m:den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6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u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pp</m:t>
                </m:r>
              </m:sub>
            </m:sSub>
          </m:den>
        </m:f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(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a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ip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-</m:t>
          </m:r>
        </w:del>
        <m:nary>
          <m:naryPr>
            <m:chr m:val="∑"/>
            <m:ctrlPr>
              <w:rPr>
                <w:color w:val="434343"/>
                <w:sz w:val="21"/>
                <w:szCs w:val="21"/>
                <w:shd w:fill="ffde94" w:val="clear"/>
              </w:rPr>
            </m:ctrlPr>
          </m:naryPr>
          <m:sub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k=1</m:t>
              </m:r>
            </w:del>
          </m:sub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p-1</m:t>
            </m:r>
          </m:sup>
        </m:nary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ik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kp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), i=p+1:n</m:t>
          </m:r>
        </w:del>
      </m:oMath>
      <w:del w:author="Burlacu Razvan" w:id="6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F">
      <w:pPr>
        <w:pageBreakBefore w:val="0"/>
        <w:spacing w:before="200" w:lineRule="auto"/>
        <w:jc w:val="both"/>
        <w:rPr>
          <w:del w:author="Burlacu Razvan" w:id="6" w:date="2021-12-06T22:41:36Z"/>
          <w:b w:val="1"/>
          <w:color w:val="434343"/>
          <w:sz w:val="21"/>
          <w:szCs w:val="21"/>
        </w:rPr>
      </w:pPr>
      <w:del w:author="Burlacu Razvan" w:id="6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0">
      <w:pPr>
        <w:pageBreakBefore w:val="0"/>
        <w:spacing w:before="200" w:lineRule="auto"/>
        <w:jc w:val="both"/>
        <w:rPr>
          <w:del w:author="Burlacu Razvan" w:id="6" w:date="2021-12-06T22:41:36Z"/>
          <w:b w:val="1"/>
          <w:color w:val="434343"/>
          <w:sz w:val="21"/>
          <w:szCs w:val="21"/>
        </w:rPr>
      </w:pPr>
      <w:del w:author="Burlacu Razvan" w:id="6" w:date="2021-12-06T22:41:36Z">
        <w:r w:rsidDel="00000000" w:rsidR="00000000" w:rsidRPr="00000000">
          <w:rPr>
            <w:b w:val="1"/>
            <w:color w:val="434343"/>
            <w:sz w:val="21"/>
            <w:szCs w:val="21"/>
            <w:rtl w:val="0"/>
          </w:rPr>
          <w:delText xml:space="preserve">Cholesky </w:delText>
        </w:r>
      </w:del>
    </w:p>
    <w:p w:rsidR="00000000" w:rsidDel="00000000" w:rsidP="00000000" w:rsidRDefault="00000000" w:rsidRPr="00000000" w14:paraId="00000031">
      <w:pPr>
        <w:pageBreakBefore w:val="0"/>
        <w:spacing w:before="200" w:lineRule="auto"/>
        <w:jc w:val="both"/>
        <w:rPr>
          <w:del w:author="Burlacu Razvan" w:id="6" w:date="2021-12-06T22:41:36Z"/>
          <w:color w:val="434343"/>
          <w:sz w:val="19"/>
          <w:szCs w:val="19"/>
        </w:rPr>
      </w:pPr>
      <w:del w:author="Burlacu Razvan" w:id="6" w:date="2021-12-06T22:41:36Z">
        <w:r w:rsidDel="00000000" w:rsidR="00000000" w:rsidRPr="00000000">
          <w:rPr>
            <w:color w:val="434343"/>
            <w:sz w:val="21"/>
            <w:szCs w:val="21"/>
            <w:rtl w:val="0"/>
          </w:rPr>
          <w:delText xml:space="preserve">- </w:delText>
        </w:r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condiții necesare: </w:delText>
        </w:r>
      </w:del>
      <m:oMath>
        <w:del w:author="Burlacu Razvan" w:id="6" w:date="2021-12-06T22:41:36Z">
          <m:r>
            <w:rPr>
              <w:color w:val="434343"/>
              <w:sz w:val="19"/>
              <w:szCs w:val="19"/>
            </w:rPr>
            <m:t xml:space="preserve">U=</m:t>
          </m:r>
        </w:del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w:del w:author="Burlacu Razvan" w:id="6" w:date="2021-12-06T22:41:36Z">
              <m:r>
                <w:rPr>
                  <w:color w:val="434343"/>
                  <w:sz w:val="19"/>
                  <w:szCs w:val="19"/>
                </w:rPr>
                <m:t xml:space="preserve">L</m:t>
              </m:r>
            </w:del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</m:oMath>
      <w:del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, adică </w:delText>
        </w:r>
      </w:del>
      <m:oMath>
        <w:del w:author="Burlacu Razvan" w:id="6" w:date="2021-12-06T22:41:36Z">
          <m:r>
            <w:rPr>
              <w:color w:val="434343"/>
              <w:sz w:val="19"/>
              <w:szCs w:val="19"/>
            </w:rPr>
            <m:t xml:space="preserve">A=</m:t>
          </m:r>
        </w:del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w:del w:author="Burlacu Razvan" w:id="6" w:date="2021-12-06T22:41:36Z">
              <m:r>
                <w:rPr>
                  <w:color w:val="434343"/>
                  <w:sz w:val="19"/>
                  <w:szCs w:val="19"/>
                </w:rPr>
                <m:t xml:space="preserve">A</m:t>
              </m:r>
            </w:del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</m:oMath>
      <w:del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(matrice simetrică) și pozitiv definită </w:delText>
        </w:r>
      </w:del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w:del w:author="Burlacu Razvan" w:id="6" w:date="2021-12-06T22:41:36Z">
              <m:r>
                <w:rPr>
                  <w:color w:val="434343"/>
                  <w:sz w:val="19"/>
                  <w:szCs w:val="19"/>
                </w:rPr>
                <m:t xml:space="preserve">x</m:t>
              </m:r>
            </w:del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  <w:del w:author="Burlacu Razvan" w:id="6" w:date="2021-12-06T22:41:36Z">
          <m:r>
            <w:rPr>
              <w:color w:val="434343"/>
              <w:sz w:val="19"/>
              <w:szCs w:val="19"/>
            </w:rPr>
            <m:t xml:space="preserve">Ax&gt;0, </m:t>
          </m:r>
        </w:del>
        <w:del w:author="Burlacu Razvan" w:id="6" w:date="2021-12-06T22:41:36Z">
          <m:r>
            <w:rPr>
              <w:color w:val="434343"/>
              <w:sz w:val="19"/>
              <w:szCs w:val="19"/>
            </w:rPr>
            <m:t>∀</m:t>
          </m:r>
        </w:del>
        <w:del w:author="Burlacu Razvan" w:id="6" w:date="2021-12-06T22:41:36Z">
          <m:r>
            <w:rPr>
              <w:color w:val="434343"/>
              <w:sz w:val="19"/>
              <w:szCs w:val="19"/>
            </w:rPr>
            <m:t xml:space="preserve">x</m:t>
          </m:r>
        </w:del>
        <w:del w:author="Burlacu Razvan" w:id="6" w:date="2021-12-06T22:41:36Z">
          <m:r>
            <w:rPr>
              <w:color w:val="434343"/>
              <w:sz w:val="19"/>
              <w:szCs w:val="19"/>
            </w:rPr>
            <m:t>∈</m:t>
          </m:r>
        </w:del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w:del w:author="Burlacu Razvan" w:id="6" w:date="2021-12-06T22:41:36Z">
              <m:r>
                <w:rPr>
                  <w:color w:val="434343"/>
                  <w:sz w:val="19"/>
                  <w:szCs w:val="19"/>
                </w:rPr>
                <m:t xml:space="preserve">R</m:t>
              </m:r>
            </w:del>
          </m:e>
          <m:sup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  <w:del w:author="Burlacu Razvan" w:id="6" w:date="2021-12-06T22:41:36Z">
          <m:r>
            <w:rPr>
              <w:color w:val="434343"/>
              <w:sz w:val="19"/>
              <w:szCs w:val="19"/>
            </w:rPr>
            <m:t xml:space="preserve">, x</m:t>
          </m:r>
        </w:del>
        <w:del w:author="Burlacu Razvan" w:id="6" w:date="2021-12-06T22:41:36Z">
          <m:r>
            <w:rPr>
              <w:color w:val="434343"/>
              <w:sz w:val="19"/>
              <w:szCs w:val="19"/>
            </w:rPr>
            <m:t>≠</m:t>
          </m:r>
        </w:del>
        <w:del w:author="Burlacu Razvan" w:id="6" w:date="2021-12-06T22:41:36Z">
          <m:r>
            <w:rPr>
              <w:color w:val="434343"/>
              <w:sz w:val="19"/>
              <w:szCs w:val="19"/>
            </w:rPr>
            <m:t xml:space="preserve">0</m:t>
          </m:r>
        </w:del>
      </m:oMath>
      <w:del w:author="Burlacu Razvan" w:id="6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.</w:delText>
        </w:r>
      </w:del>
    </w:p>
    <w:p w:rsidR="00000000" w:rsidDel="00000000" w:rsidP="00000000" w:rsidRDefault="00000000" w:rsidRPr="00000000" w14:paraId="00000032">
      <w:pPr>
        <w:pageBreakBefore w:val="0"/>
        <w:numPr>
          <w:ilvl w:val="0"/>
          <w:numId w:val="25"/>
        </w:numPr>
        <w:spacing w:after="0" w:afterAutospacing="0" w:before="200" w:lineRule="auto"/>
        <w:ind w:left="720" w:hanging="360"/>
        <w:jc w:val="center"/>
        <w:rPr>
          <w:del w:author="Burlacu Razvan" w:id="6" w:date="2021-12-06T22:41:36Z"/>
          <w:color w:val="434343"/>
          <w:u w:val="none"/>
          <w:shd w:fill="ffde94" w:val="clear"/>
        </w:rPr>
      </w:pPr>
      <w:del w:author="Burlacu Razvan" w:id="6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ij</m:t>
            </m:r>
          </m:sub>
        </m:sSub>
        <w:del w:author="Burlacu Razvan" w:id="6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=</m:t>
          </m:r>
        </w:del>
        <m:f>
          <m:fPr>
            <m:ctrlPr>
              <w:rPr>
                <w:color w:val="434343"/>
                <w:sz w:val="21"/>
                <w:szCs w:val="21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6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a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ij</m:t>
                </m:r>
              </m:sub>
            </m:sSub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-</m:t>
              </m:r>
            </w:del>
            <m:nary>
              <m:naryPr>
                <m:chr m:val="∑"/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naryPr>
              <m:sub>
                <w:del w:author="Burlacu Razvan" w:id="6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k=1</m:t>
                  </m:r>
                </w:del>
              </m:sub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j-1</m:t>
                </m:r>
              </m:sup>
            </m:nary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6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l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ik</m:t>
                </m:r>
              </m:sub>
            </m:sSub>
            <w:del w:author="Burlacu Razvan" w:id="6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>⋅</m:t>
              </m:r>
            </w:del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6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l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jk</m:t>
                </m:r>
              </m:sub>
            </m:sSub>
          </m:num>
          <m:den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6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l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jj</m:t>
                </m:r>
              </m:sub>
            </m:sSub>
          </m:den>
        </m:f>
      </m:oMath>
      <w:del w:author="Burlacu Razvan" w:id="6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3">
      <w:pPr>
        <w:pageBreakBefore w:val="0"/>
        <w:numPr>
          <w:ilvl w:val="0"/>
          <w:numId w:val="25"/>
        </w:numPr>
        <w:spacing w:before="0" w:beforeAutospacing="0" w:lineRule="auto"/>
        <w:ind w:left="720" w:hanging="360"/>
        <w:jc w:val="center"/>
        <w:rPr>
          <w:del w:author="Burlacu Razvan" w:id="6" w:date="2021-12-06T22:41:36Z"/>
          <w:color w:val="434343"/>
          <w:u w:val="none"/>
          <w:shd w:fill="ffde94" w:val="clear"/>
        </w:rPr>
      </w:pPr>
      <w:del w:author="Burlacu Razvan" w:id="6" w:date="2021-12-06T22:41:36Z"/>
      <m:oMath>
        <m:sSub>
          <m:sSubPr>
            <m:ctrlPr>
              <w:rPr>
                <w:color w:val="434343"/>
                <w:sz w:val="29"/>
                <w:szCs w:val="29"/>
                <w:shd w:fill="ffde94" w:val="clear"/>
              </w:rPr>
            </m:ctrlPr>
          </m:sSubPr>
          <m:e>
            <w:del w:author="Burlacu Razvan" w:id="6" w:date="2021-12-06T22:41:36Z">
              <m:r>
                <w:rPr>
                  <w:color w:val="434343"/>
                  <w:sz w:val="29"/>
                  <w:szCs w:val="29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9"/>
                <w:szCs w:val="29"/>
                <w:shd w:fill="ffde94" w:val="clear"/>
              </w:rPr>
              <m:t xml:space="preserve">ii</m:t>
            </m:r>
          </m:sub>
        </m:sSub>
        <w:del w:author="Burlacu Razvan" w:id="6" w:date="2021-12-06T22:41:36Z">
          <m:r>
            <w:rPr>
              <w:color w:val="434343"/>
              <w:sz w:val="23"/>
              <w:szCs w:val="23"/>
              <w:shd w:fill="ffde94" w:val="clear"/>
            </w:rPr>
            <m:t xml:space="preserve">=</m:t>
          </m:r>
        </w:del>
        <m:rad>
          <m:radPr>
            <m:degHide m:val="1"/>
            <m:ctrlPr>
              <w:rPr>
                <w:color w:val="434343"/>
                <w:sz w:val="23"/>
                <w:szCs w:val="23"/>
                <w:shd w:fill="ffde94" w:val="clear"/>
              </w:rPr>
            </m:ctrlPr>
          </m:radPr>
          <m:e>
            <m:sSub>
              <m:sSub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bPr>
              <m:e>
                <w:del w:author="Burlacu Razvan" w:id="6" w:date="2021-12-06T22:41:36Z">
                  <m:r>
                    <w:rPr>
                      <w:color w:val="434343"/>
                      <w:sz w:val="23"/>
                      <w:szCs w:val="23"/>
                      <w:shd w:fill="ffde94" w:val="clear"/>
                    </w:rPr>
                    <m:t xml:space="preserve">a</m:t>
                  </m:r>
                </w:del>
              </m:e>
              <m:sub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ii</m:t>
                </m:r>
              </m:sub>
            </m:sSub>
            <w:del w:author="Burlacu Razvan" w:id="6" w:date="2021-12-06T22:41:36Z">
              <m:r>
                <w:rPr>
                  <w:color w:val="434343"/>
                  <w:sz w:val="23"/>
                  <w:szCs w:val="23"/>
                  <w:shd w:fill="ffde94" w:val="clear"/>
                </w:rPr>
                <m:t xml:space="preserve">-</m:t>
              </m:r>
            </w:del>
            <m:nary>
              <m:naryPr>
                <m:chr m:val="∑"/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naryPr>
              <m:sub>
                <w:del w:author="Burlacu Razvan" w:id="6" w:date="2021-12-06T22:41:36Z">
                  <m:r>
                    <w:rPr>
                      <w:color w:val="434343"/>
                      <w:sz w:val="23"/>
                      <w:szCs w:val="23"/>
                      <w:shd w:fill="ffde94" w:val="clear"/>
                    </w:rPr>
                    <m:t xml:space="preserve">k=1</m:t>
                  </m:r>
                </w:del>
              </m:sub>
              <m:sup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i-1</m:t>
                </m:r>
              </m:sup>
            </m:nary>
            <m:sSub>
              <m:sSub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bPr>
              <m:e>
                <m:sSup>
                  <m:sSupPr>
                    <m:ctrlP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</m:ctrlPr>
                  </m:sSupPr>
                  <m:e>
                    <w:del w:author="Burlacu Razvan" w:id="6" w:date="2021-12-06T22:41:36Z">
                      <m:r>
                        <w:rPr>
                          <w:color w:val="434343"/>
                          <w:sz w:val="23"/>
                          <w:szCs w:val="23"/>
                          <w:shd w:fill="ffde94" w:val="clear"/>
                        </w:rPr>
                        <m:t xml:space="preserve">l</m:t>
                      </m:r>
                    </w:del>
                  </m:e>
                  <m:sup>
                    <m: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ik</m:t>
                </m:r>
              </m:sub>
            </m:sSub>
            <w:del w:author="Burlacu Razvan" w:id="6" w:date="2021-12-06T22:41:36Z">
              <m:r>
                <w:rPr>
                  <w:color w:val="434343"/>
                  <w:sz w:val="23"/>
                  <w:szCs w:val="23"/>
                  <w:shd w:fill="ffde94" w:val="clear"/>
                </w:rPr>
                <m:t xml:space="preserve">   </m:t>
              </m:r>
            </w:del>
          </m:e>
        </m:rad>
        <w:del w:author="Burlacu Razvan" w:id="6" w:date="2021-12-06T22:41:36Z">
          <m:r>
            <w:rPr>
              <w:color w:val="434343"/>
              <w:sz w:val="23"/>
              <w:szCs w:val="23"/>
              <w:shd w:fill="ffde94" w:val="clear"/>
            </w:rPr>
            <m:t xml:space="preserve">   </m:t>
          </m:r>
        </w:del>
        <w:del w:author="Burlacu Razvan" w:id="6" w:date="2021-12-06T22:41:36Z">
          <m:r>
            <w:rPr>
              <w:color w:val="434343"/>
              <w:sz w:val="23"/>
              <w:szCs w:val="23"/>
              <w:shd w:fill="ffde94" w:val="clear"/>
            </w:rPr>
            <m:t xml:space="preserve">j=1</m:t>
          </m:r>
        </w:del>
        <w:del w:author="Burlacu Razvan" w:id="6" w:date="2021-12-06T22:41:36Z">
          <m:r>
            <w:rPr>
              <w:color w:val="434343"/>
              <w:sz w:val="23"/>
              <w:szCs w:val="23"/>
              <w:shd w:fill="ffde94" w:val="clear"/>
            </w:rPr>
            <m:t xml:space="preserve">:i-1</m:t>
          </m:r>
        </w:del>
      </m:oMath>
      <w:del w:author="Burlacu Razvan" w:id="6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4">
      <w:pPr>
        <w:pageBreakBefore w:val="0"/>
        <w:spacing w:before="200" w:lineRule="auto"/>
        <w:jc w:val="both"/>
        <w:rPr>
          <w:del w:author="Burlacu Razvan" w:id="6" w:date="2021-12-06T22:41:36Z"/>
          <w:color w:val="434343"/>
          <w:sz w:val="21"/>
          <w:szCs w:val="21"/>
        </w:rPr>
      </w:pPr>
      <w:del w:author="Burlacu Razvan" w:id="6" w:date="2021-12-06T22:41:36Z">
        <w:r w:rsidDel="00000000" w:rsidR="00000000" w:rsidRPr="00000000">
          <w:pict>
            <v:rect style="width:0.0pt;height:1.5pt" o:hr="t" o:hrstd="t" o:hralign="center" fillcolor="#A0A0A0" stroked="f"/>
          </w:pic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5">
      <w:pPr>
        <w:pageBreakBefore w:val="0"/>
        <w:spacing w:before="200" w:lineRule="auto"/>
        <w:jc w:val="center"/>
        <w:rPr>
          <w:del w:author="Burlacu Razvan" w:id="6" w:date="2021-12-06T22:41:36Z"/>
          <w:rFonts w:ascii="Aldrich" w:cs="Aldrich" w:eastAsia="Aldrich" w:hAnsi="Aldrich"/>
          <w:b w:val="1"/>
          <w:color w:val="0000ff"/>
          <w:sz w:val="24"/>
          <w:szCs w:val="24"/>
        </w:rPr>
      </w:pPr>
      <w:del w:author="Burlacu Razvan" w:id="6" w:date="2021-12-06T22:41:36Z">
        <w:r w:rsidDel="00000000" w:rsidR="00000000" w:rsidRPr="00000000">
          <w:rPr>
            <w:rFonts w:ascii="Aldrich" w:cs="Aldrich" w:eastAsia="Aldrich" w:hAnsi="Aldrich"/>
            <w:b w:val="1"/>
            <w:color w:val="0000ff"/>
            <w:sz w:val="24"/>
            <w:szCs w:val="24"/>
            <w:rtl w:val="0"/>
          </w:rPr>
          <w:delText xml:space="preserve">Rezolvarea sistemelor triunghiulare</w:delText>
        </w:r>
      </w:del>
    </w:p>
    <w:p w:rsidR="00000000" w:rsidDel="00000000" w:rsidP="00000000" w:rsidRDefault="00000000" w:rsidRPr="00000000" w14:paraId="00000036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SIT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(sistem inferior triunghiular)                            - </w:t>
      </w:r>
      <m:oMath>
        <m:r>
          <w:rPr>
            <w:color w:val="434343"/>
            <w:sz w:val="19"/>
            <w:szCs w:val="19"/>
          </w:rPr>
          <m:t xml:space="preserve">Complexitate O(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color w:val="434343"/>
            <w:sz w:val="19"/>
            <w:szCs w:val="19"/>
          </w:rPr>
          <m:t xml:space="preserve">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-</w:t>
      </w:r>
    </w:p>
    <w:p w:rsidR="00000000" w:rsidDel="00000000" w:rsidP="00000000" w:rsidRDefault="00000000" w:rsidRPr="00000000" w14:paraId="00000038">
      <w:pPr>
        <w:pageBreakBefore w:val="0"/>
        <w:spacing w:before="200" w:lineRule="auto"/>
        <w:rPr>
          <w:color w:val="434343"/>
          <w:sz w:val="25"/>
          <w:szCs w:val="25"/>
        </w:rPr>
      </w:pPr>
      <m:oMath>
        <m:sSub>
          <m:sSubPr>
            <m:ctrlPr>
              <w:rPr>
                <w:color w:val="434343"/>
                <w:sz w:val="25"/>
                <w:szCs w:val="25"/>
                <w:shd w:fill="ffde94" w:val="clear"/>
              </w:rPr>
            </m:ctrlPr>
          </m:sSubPr>
          <m:e>
            <m:r>
              <w:rPr>
                <w:color w:val="434343"/>
                <w:sz w:val="25"/>
                <w:szCs w:val="25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5"/>
                <w:szCs w:val="25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5"/>
            <w:szCs w:val="25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5"/>
                <w:szCs w:val="25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5"/>
                <w:szCs w:val="25"/>
                <w:shd w:fill="ffde94" w:val="clear"/>
              </w:rPr>
              <m:t xml:space="preserve">-</m:t>
            </m:r>
            <m:nary>
              <m:naryPr>
                <m:chr m:val="∑"/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j=1</m:t>
                </m:r>
              </m:sub>
              <m:sup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i-1</m:t>
                </m:r>
              </m:sup>
            </m:nary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ij</m:t>
                </m:r>
              </m:sub>
            </m:sSub>
            <m:r>
              <w:rPr>
                <w:color w:val="434343"/>
                <w:sz w:val="25"/>
                <w:szCs w:val="25"/>
                <w:shd w:fill="ffde94" w:val="clear"/>
              </w:rPr>
              <m:t>⋅</m:t>
            </m:r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x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j</m:t>
                </m:r>
              </m:sub>
            </m:sSub>
          </m:num>
          <m:den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ii</m:t>
                </m:r>
              </m:sub>
            </m:sSub>
          </m:den>
        </m:f>
      </m:oMath>
      <w:r w:rsidDel="00000000" w:rsidR="00000000" w:rsidRPr="00000000">
        <w:rPr>
          <w:color w:val="434343"/>
          <w:sz w:val="25"/>
          <w:szCs w:val="25"/>
          <w:rtl w:val="0"/>
        </w:rPr>
        <w:t xml:space="preserve">,</w:t>
      </w:r>
      <w:r w:rsidDel="00000000" w:rsidR="00000000" w:rsidRPr="00000000">
        <w:rPr>
          <w:color w:val="434343"/>
          <w:sz w:val="25"/>
          <w:szCs w:val="25"/>
          <w:rtl w:val="0"/>
        </w:rPr>
        <w:t xml:space="preserve"> </w:t>
      </w:r>
      <m:oMath>
        <m:r>
          <w:rPr>
            <w:color w:val="434343"/>
            <w:sz w:val="25"/>
            <w:szCs w:val="25"/>
          </w:rPr>
          <m:t xml:space="preserve">i=1:n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SST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(sistem superior triunghiular)                         - </w:t>
      </w:r>
      <m:oMath>
        <m:r>
          <w:rPr>
            <w:color w:val="434343"/>
            <w:sz w:val="19"/>
            <w:szCs w:val="19"/>
          </w:rPr>
          <m:t xml:space="preserve">Complexitate O(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color w:val="434343"/>
            <w:sz w:val="19"/>
            <w:szCs w:val="19"/>
          </w:rPr>
          <m:t xml:space="preserve">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-</w:t>
      </w:r>
    </w:p>
    <w:p w:rsidR="00000000" w:rsidDel="00000000" w:rsidP="00000000" w:rsidRDefault="00000000" w:rsidRPr="00000000" w14:paraId="0000003A">
      <w:pPr>
        <w:pageBreakBefore w:val="0"/>
        <w:spacing w:before="200" w:lineRule="auto"/>
        <w:rPr>
          <w:color w:val="434343"/>
          <w:sz w:val="25"/>
          <w:szCs w:val="25"/>
        </w:rPr>
      </w:pPr>
      <m:oMath>
        <m:sSub>
          <m:sSubPr>
            <m:ctrlPr>
              <w:rPr>
                <w:color w:val="434343"/>
                <w:sz w:val="25"/>
                <w:szCs w:val="25"/>
                <w:shd w:fill="ffde94" w:val="clear"/>
              </w:rPr>
            </m:ctrlPr>
          </m:sSubPr>
          <m:e>
            <m:r>
              <w:rPr>
                <w:color w:val="434343"/>
                <w:sz w:val="25"/>
                <w:szCs w:val="25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5"/>
                <w:szCs w:val="25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5"/>
            <w:szCs w:val="25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5"/>
                <w:szCs w:val="25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5"/>
                <w:szCs w:val="25"/>
                <w:shd w:fill="ffde94" w:val="clear"/>
              </w:rPr>
              <m:t xml:space="preserve">-</m:t>
            </m:r>
            <m:nary>
              <m:naryPr>
                <m:chr m:val="∑"/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j=i+1</m:t>
                </m:r>
              </m:sub>
              <m:sup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n</m:t>
                </m:r>
              </m:sup>
            </m:nary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ij</m:t>
                </m:r>
              </m:sub>
            </m:sSub>
            <m:r>
              <w:rPr>
                <w:color w:val="434343"/>
                <w:sz w:val="25"/>
                <w:szCs w:val="25"/>
                <w:shd w:fill="ffde94" w:val="clear"/>
              </w:rPr>
              <m:t>⋅</m:t>
            </m:r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x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j</m:t>
                </m:r>
              </m:sub>
            </m:sSub>
          </m:num>
          <m:den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ii</m:t>
                </m:r>
              </m:sub>
            </m:sSub>
          </m:den>
        </m:f>
      </m:oMath>
      <w:r w:rsidDel="00000000" w:rsidR="00000000" w:rsidRPr="00000000">
        <w:rPr>
          <w:color w:val="434343"/>
          <w:sz w:val="25"/>
          <w:szCs w:val="25"/>
          <w:rtl w:val="0"/>
        </w:rPr>
        <w:t xml:space="preserve">, </w:t>
      </w:r>
      <m:oMath>
        <m:r>
          <w:rPr>
            <w:color w:val="434343"/>
            <w:sz w:val="25"/>
            <w:szCs w:val="25"/>
          </w:rPr>
          <m:t xml:space="preserve">i=n:1</m:t>
        </m:r>
      </m:oMath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Transformarea Householder</w:t>
      </w:r>
    </w:p>
    <w:p w:rsidR="00000000" w:rsidDel="00000000" w:rsidP="00000000" w:rsidRDefault="00000000" w:rsidRPr="00000000" w14:paraId="0000003C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R = HA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m:oMath>
        <m:r>
          <w:rPr>
            <w:color w:val="434343"/>
            <w:sz w:val="19"/>
            <w:szCs w:val="19"/>
          </w:rPr>
          <m:t xml:space="preserve">A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, </w:t>
      </w:r>
      <m:oMath>
        <m:r>
          <w:rPr>
            <w:color w:val="434343"/>
            <w:sz w:val="19"/>
            <w:szCs w:val="19"/>
          </w:rPr>
          <m:t xml:space="preserve">R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superior triunghiulară, </w:t>
      </w:r>
      <m:oMath>
        <m:r>
          <w:rPr>
            <w:color w:val="434343"/>
            <w:sz w:val="19"/>
            <w:szCs w:val="19"/>
          </w:rPr>
          <m:t xml:space="preserve">H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m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ortogonală, simetrică</w:t>
      </w:r>
    </w:p>
    <w:p w:rsidR="00000000" w:rsidDel="00000000" w:rsidP="00000000" w:rsidRDefault="00000000" w:rsidRPr="00000000" w14:paraId="0000003D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Reflectorii elementari Householder </w:t>
      </w:r>
      <m:oMath>
        <m:r>
          <w:rPr>
            <w:color w:val="434343"/>
            <w:sz w:val="19"/>
            <w:szCs w:val="19"/>
          </w:rPr>
          <m:t xml:space="preserve">H=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H</m:t>
            </m:r>
          </m:e>
          <m:sub>
            <m:r>
              <w:rPr>
                <w:color w:val="434343"/>
                <w:sz w:val="19"/>
                <w:szCs w:val="19"/>
              </w:rPr>
              <m:t xml:space="preserve">min(m-1,n) </m:t>
            </m:r>
          </m:sub>
        </m:sSub>
        <m:r>
          <w:rPr>
            <w:color w:val="434343"/>
            <w:sz w:val="19"/>
            <w:szCs w:val="19"/>
          </w:rPr>
          <m:t xml:space="preserve">...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  H</m:t>
            </m:r>
          </m:e>
          <m:sub>
            <m:r>
              <w:rPr>
                <w:color w:val="434343"/>
                <w:sz w:val="19"/>
                <w:szCs w:val="19"/>
              </w:rPr>
              <m:t xml:space="preserve">p  </m:t>
            </m:r>
          </m:sub>
        </m:sSub>
        <m:r>
          <w:rPr>
            <w:color w:val="434343"/>
            <w:sz w:val="19"/>
            <w:szCs w:val="19"/>
          </w:rPr>
          <m:t xml:space="preserve">... 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H</m:t>
            </m:r>
          </m:e>
          <m:sub>
            <m:r>
              <w:rPr>
                <w:color w:val="434343"/>
                <w:sz w:val="19"/>
                <w:szCs w:val="19"/>
              </w:rPr>
              <m:t xml:space="preserve">2</m:t>
            </m:r>
          </m:sub>
        </m:sSub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 H</m:t>
            </m:r>
          </m:e>
          <m:sub>
            <m:r>
              <w:rPr>
                <w:color w:val="434343"/>
                <w:sz w:val="19"/>
                <w:szCs w:val="19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before="200" w:lineRule="auto"/>
        <w:jc w:val="center"/>
        <w:rPr>
          <w:color w:val="434343"/>
          <w:sz w:val="23"/>
          <w:szCs w:val="23"/>
          <w:shd w:fill="ffde94" w:val="clear"/>
        </w:rPr>
      </w:pPr>
      <m:oMath>
        <m:sSub>
          <m:sSubPr>
            <m:ctrlPr>
              <w:rPr>
                <w:color w:val="434343"/>
                <w:sz w:val="23"/>
                <w:szCs w:val="23"/>
                <w:shd w:fill="ffde94" w:val="clear"/>
              </w:rPr>
            </m:ctrlPr>
          </m:sSubPr>
          <m:e>
            <m:r>
              <w:rPr>
                <w:color w:val="434343"/>
                <w:sz w:val="23"/>
                <w:szCs w:val="23"/>
                <w:shd w:fill="ffde94" w:val="clear"/>
              </w:rPr>
              <m:t xml:space="preserve">H</m:t>
            </m:r>
          </m:e>
          <m:sub>
            <m:r>
              <w:rPr>
                <w:color w:val="434343"/>
                <w:sz w:val="23"/>
                <w:szCs w:val="23"/>
                <w:shd w:fill="ffde94" w:val="clear"/>
              </w:rPr>
              <m:t xml:space="preserve">p</m:t>
            </m:r>
          </m:sub>
        </m:sSub>
        <m:r>
          <w:rPr>
            <w:color w:val="434343"/>
            <w:sz w:val="23"/>
            <w:szCs w:val="23"/>
            <w:shd w:fill="ffde94" w:val="clear"/>
          </w:rPr>
          <m:t xml:space="preserve">=</m:t>
        </m:r>
        <m:sSub>
          <m:sSubPr>
            <m:ctrlPr>
              <w:rPr>
                <w:color w:val="434343"/>
                <w:sz w:val="23"/>
                <w:szCs w:val="23"/>
                <w:shd w:fill="ffde94" w:val="clear"/>
              </w:rPr>
            </m:ctrlPr>
          </m:sSubPr>
          <m:e>
            <m:r>
              <w:rPr>
                <w:color w:val="434343"/>
                <w:sz w:val="23"/>
                <w:szCs w:val="23"/>
                <w:shd w:fill="ffde94" w:val="clear"/>
              </w:rPr>
              <m:t xml:space="preserve">I</m:t>
            </m:r>
          </m:e>
          <m:sub>
            <m:r>
              <w:rPr>
                <w:color w:val="434343"/>
                <w:sz w:val="23"/>
                <w:szCs w:val="23"/>
                <w:shd w:fill="ffde94" w:val="clear"/>
              </w:rPr>
              <m:t xml:space="preserve">m</m:t>
            </m:r>
          </m:sub>
        </m:sSub>
        <m:r>
          <w:rPr>
            <w:color w:val="434343"/>
            <w:sz w:val="23"/>
            <w:szCs w:val="23"/>
            <w:shd w:fill="ffde94" w:val="clear"/>
          </w:rPr>
          <m:t xml:space="preserve">-2</m:t>
        </m:r>
        <m:f>
          <m:fPr>
            <m:ctrlPr>
              <w:rPr>
                <w:color w:val="434343"/>
                <w:sz w:val="23"/>
                <w:szCs w:val="23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v</m:t>
                </m:r>
              </m:e>
              <m:sub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p</m:t>
                </m:r>
              </m:sub>
            </m:sSub>
            <m:sSup>
              <m:sSup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pPr>
              <m:e>
                <m:sSub>
                  <m:sSubPr>
                    <m:ctrlP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  <m:t xml:space="preserve">v</m:t>
                    </m:r>
                  </m:e>
                  <m:sub>
                    <m: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  <m:t xml:space="preserve">p</m:t>
                    </m:r>
                  </m:sub>
                </m:sSub>
              </m:e>
              <m:sup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T</m:t>
                </m:r>
              </m:sup>
            </m:sSup>
          </m:num>
          <m:den>
            <m:sSup>
              <m:sSup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pPr>
              <m:e>
                <m:sSub>
                  <m:sSubPr>
                    <m:ctrlP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  <m:t xml:space="preserve">v</m:t>
                    </m:r>
                  </m:e>
                  <m:sub>
                    <m: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  <m:t xml:space="preserve">p</m:t>
                    </m:r>
                  </m:sub>
                </m:sSub>
              </m:e>
              <m:sup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T</m:t>
                </m:r>
              </m:sup>
            </m:sSup>
            <m:sSub>
              <m:sSub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v</m:t>
                </m:r>
              </m:e>
              <m:sub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p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 xml:space="preserve"> = [0 0 · · ·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  <m:r>
          <w:rPr>
            <w:color w:val="434343"/>
            <w:sz w:val="19"/>
            <w:szCs w:val="19"/>
          </w:rPr>
          <m:t xml:space="preserve"> · · ·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mp</m:t>
            </m:r>
          </m:sub>
        </m:sSub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]</m:t>
            </m:r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- vector Householder</w:t>
      </w:r>
    </w:p>
    <w:p w:rsidR="00000000" w:rsidDel="00000000" w:rsidP="00000000" w:rsidRDefault="00000000" w:rsidRPr="00000000" w14:paraId="00000040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  <m:r>
          <w:rPr>
            <w:color w:val="434343"/>
            <w:sz w:val="19"/>
            <w:szCs w:val="19"/>
          </w:rPr>
          <m:t xml:space="preserve"> =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  <m:r>
          <w:rPr>
            <w:color w:val="434343"/>
            <w:sz w:val="19"/>
            <w:szCs w:val="19"/>
          </w:rPr>
          <m:t xml:space="preserve"> +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>σ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|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ip</m:t>
            </m:r>
          </m:sub>
        </m:sSub>
        <m:r>
          <w:rPr>
            <w:color w:val="434343"/>
            <w:sz w:val="19"/>
            <w:szCs w:val="19"/>
          </w:rPr>
          <m:t xml:space="preserve">=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ip</m:t>
            </m:r>
          </m:sub>
        </m:sSub>
        <m:r>
          <w:rPr>
            <w:color w:val="434343"/>
            <w:sz w:val="19"/>
            <w:szCs w:val="19"/>
          </w:rPr>
          <m:t xml:space="preserve"> </m:t>
        </m:r>
        <m:r>
          <w:rPr>
            <w:color w:val="434343"/>
            <w:sz w:val="19"/>
            <w:szCs w:val="19"/>
          </w:rPr>
          <m:t>∀</m:t>
        </m:r>
        <m:r>
          <w:rPr>
            <w:color w:val="434343"/>
            <w:sz w:val="19"/>
            <w:szCs w:val="19"/>
          </w:rPr>
          <m:t xml:space="preserve">i&gt;p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|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m:t>β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 xml:space="preserve"> =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>σ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>⋅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 xml:space="preserve">=[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1p</m:t>
            </m:r>
          </m:sub>
        </m:sSub>
        <m:r>
          <w:rPr>
            <w:color w:val="434343"/>
            <w:sz w:val="19"/>
            <w:szCs w:val="19"/>
          </w:rPr>
          <m:t xml:space="preserve">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2p</m:t>
            </m:r>
          </m:sub>
        </m:sSub>
        <m:r>
          <w:rPr>
            <w:color w:val="434343"/>
            <w:sz w:val="19"/>
            <w:szCs w:val="19"/>
          </w:rPr>
          <m:t xml:space="preserve"> ...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mp</m:t>
            </m:r>
          </m:sub>
        </m:sSub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]</m:t>
            </m:r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|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m:t>σ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 xml:space="preserve"> = sign(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  <m:r>
          <w:rPr>
            <w:color w:val="434343"/>
            <w:sz w:val="19"/>
            <w:szCs w:val="19"/>
          </w:rPr>
          <m:t xml:space="preserve">)</m:t>
        </m:r>
        <m:rad>
          <m:radPr>
            <m:degHide m:val="1"/>
            <m:ctrlPr>
              <w:rPr>
                <w:color w:val="434343"/>
                <w:sz w:val="19"/>
                <w:szCs w:val="19"/>
              </w:rPr>
            </m:ctrlPr>
          </m:radPr>
          <m:e>
            <m:nary>
              <m:naryPr>
                <m:chr m:val="∑"/>
                <m:ctrlPr>
                  <w:rPr>
                    <w:color w:val="434343"/>
                    <w:sz w:val="19"/>
                    <w:szCs w:val="19"/>
                  </w:rPr>
                </m:ctrlPr>
              </m:naryPr>
              <m:sub>
                <m:r>
                  <w:rPr>
                    <w:color w:val="434343"/>
                    <w:sz w:val="19"/>
                    <w:szCs w:val="19"/>
                  </w:rPr>
                  <m:t xml:space="preserve">i=p</m:t>
                </m:r>
              </m:sub>
              <m:sup>
                <m:r>
                  <w:rPr>
                    <w:color w:val="434343"/>
                    <w:sz w:val="19"/>
                    <w:szCs w:val="19"/>
                  </w:rPr>
                  <m:t xml:space="preserve">m</m:t>
                </m:r>
              </m:sup>
            </m:nary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sSup>
                  <m:sSupPr>
                    <m:ctrlPr>
                      <w:rPr>
                        <w:color w:val="434343"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color w:val="434343"/>
                        <w:sz w:val="19"/>
                        <w:szCs w:val="19"/>
                      </w:rPr>
                      <m:t xml:space="preserve">a</m:t>
                    </m:r>
                  </m:e>
                  <m:sup>
                    <m:r>
                      <w:rPr>
                        <w:color w:val="434343"/>
                        <w:sz w:val="19"/>
                        <w:szCs w:val="19"/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color w:val="434343"/>
                    <w:sz w:val="19"/>
                    <w:szCs w:val="19"/>
                  </w:rPr>
                  <m:t xml:space="preserve">ip</m:t>
                </m:r>
              </m:sub>
            </m:sSub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După </w:t>
      </w:r>
      <m:oMath>
        <m:r>
          <w:rPr>
            <w:color w:val="434343"/>
            <w:sz w:val="19"/>
            <w:szCs w:val="19"/>
          </w:rPr>
          <m:t xml:space="preserve">A=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H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=&gt; 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5"/>
        </w:numPr>
        <w:spacing w:after="0" w:afterAutospacing="0" w:before="200" w:lineRule="auto"/>
        <w:ind w:left="720" w:hanging="360"/>
        <w:jc w:val="both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coloanele 1:p-1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- rămân neschimbate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coloana p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-elementele de pe liniile 1:p-1 rămân la fel,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  <m:r>
          <w:rPr>
            <w:color w:val="434343"/>
            <w:sz w:val="19"/>
            <w:szCs w:val="19"/>
          </w:rPr>
          <m:t xml:space="preserve">= -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>σ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ip</m:t>
            </m:r>
          </m:sub>
        </m:sSub>
        <m:r>
          <w:rPr>
            <w:color w:val="434343"/>
            <w:sz w:val="19"/>
            <w:szCs w:val="19"/>
          </w:rPr>
          <m:t xml:space="preserve">=0  </m:t>
        </m:r>
        <m:r>
          <w:rPr>
            <w:color w:val="434343"/>
            <w:sz w:val="19"/>
            <w:szCs w:val="19"/>
          </w:rPr>
          <m:t>∀</m:t>
        </m:r>
        <m:r>
          <w:rPr>
            <w:color w:val="434343"/>
            <w:sz w:val="19"/>
            <w:szCs w:val="19"/>
          </w:rPr>
          <m:t xml:space="preserve"> i&gt;p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9"/>
        </w:numPr>
        <w:spacing w:before="0" w:beforeAutospacing="0" w:lineRule="auto"/>
        <w:ind w:left="720" w:hanging="360"/>
        <w:jc w:val="both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coloanele p+1:n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- elementele de pe liniile 1:p-1 rămân neschimbate și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ij</m:t>
            </m:r>
          </m:sub>
        </m:sSub>
        <m:r>
          <w:rPr>
            <w:color w:val="434343"/>
            <w:sz w:val="19"/>
            <w:szCs w:val="19"/>
          </w:rPr>
          <m:t xml:space="preserve">=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ij </m:t>
            </m:r>
          </m:sub>
        </m:sSub>
        <m:r>
          <w:rPr>
            <w:color w:val="434343"/>
            <w:sz w:val="19"/>
            <w:szCs w:val="19"/>
          </w:rPr>
          <m:t xml:space="preserve">-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>τ</m:t>
            </m:r>
          </m:e>
          <m:sub>
            <m:r>
              <w:rPr>
                <w:color w:val="434343"/>
                <w:sz w:val="19"/>
                <w:szCs w:val="19"/>
              </w:rPr>
              <m:t xml:space="preserve">j</m:t>
            </m:r>
          </m:sub>
        </m:sSub>
        <m:r>
          <w:rPr>
            <w:color w:val="434343"/>
            <w:sz w:val="19"/>
            <w:szCs w:val="19"/>
          </w:rPr>
          <m:t>⋅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ip</m:t>
            </m:r>
          </m:sub>
        </m:sSub>
        <m:r>
          <w:rPr>
            <w:color w:val="434343"/>
            <w:sz w:val="19"/>
            <w:szCs w:val="19"/>
          </w:rPr>
          <m:t xml:space="preserve">, </m:t>
        </m:r>
        <m:r>
          <w:rPr>
            <w:color w:val="434343"/>
            <w:sz w:val="19"/>
            <w:szCs w:val="19"/>
          </w:rPr>
          <m:t>∀</m:t>
        </m:r>
        <m:r>
          <w:rPr>
            <w:color w:val="434343"/>
            <w:sz w:val="19"/>
            <w:szCs w:val="19"/>
          </w:rPr>
          <m:t xml:space="preserve"> i</m:t>
        </m:r>
        <m:r>
          <w:rPr>
            <w:color w:val="434343"/>
            <w:sz w:val="19"/>
            <w:szCs w:val="19"/>
          </w:rPr>
          <m:t>≥</m:t>
        </m:r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sSub>
          <m:sSubPr>
            <m:ctrlPr>
              <w:rPr>
                <w:color w:val="434343"/>
                <w:sz w:val="25"/>
                <w:szCs w:val="25"/>
              </w:rPr>
            </m:ctrlPr>
          </m:sSubPr>
          <m:e>
            <m:r>
              <m:t>τ</m:t>
            </m:r>
          </m:e>
          <m:sub>
            <m:r>
              <w:rPr>
                <w:color w:val="434343"/>
                <w:sz w:val="25"/>
                <w:szCs w:val="25"/>
              </w:rPr>
              <m:t xml:space="preserve">j</m:t>
            </m:r>
          </m:sub>
        </m:sSub>
        <m:r>
          <w:rPr>
            <w:color w:val="434343"/>
            <w:sz w:val="25"/>
            <w:szCs w:val="25"/>
          </w:rPr>
          <m:t xml:space="preserve">=</m:t>
        </m:r>
        <m:f>
          <m:fPr>
            <m:ctrlPr>
              <w:rPr>
                <w:color w:val="434343"/>
                <w:sz w:val="25"/>
                <w:szCs w:val="25"/>
              </w:rPr>
            </m:ctrlPr>
          </m:fPr>
          <m:num>
            <m:nary>
              <m:naryPr>
                <m:chr m:val="∑"/>
                <m:ctrlPr>
                  <w:rPr>
                    <w:color w:val="434343"/>
                    <w:sz w:val="25"/>
                    <w:szCs w:val="25"/>
                  </w:rPr>
                </m:ctrlPr>
              </m:naryPr>
              <m:sub>
                <m:r>
                  <w:rPr>
                    <w:color w:val="434343"/>
                    <w:sz w:val="25"/>
                    <w:szCs w:val="25"/>
                  </w:rPr>
                  <m:t xml:space="preserve">i=p</m:t>
                </m:r>
              </m:sub>
              <m:sup>
                <m:r>
                  <w:rPr>
                    <w:color w:val="434343"/>
                    <w:sz w:val="25"/>
                    <w:szCs w:val="25"/>
                  </w:rPr>
                  <m:t xml:space="preserve">m</m:t>
                </m:r>
              </m:sup>
            </m:nary>
            <m:sSub>
              <m:sSubPr>
                <m:ctrlPr>
                  <w:rPr>
                    <w:color w:val="434343"/>
                    <w:sz w:val="25"/>
                    <w:szCs w:val="25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</w:rPr>
                  <m:t xml:space="preserve">v</m:t>
                </m:r>
              </m:e>
              <m:sub>
                <m:r>
                  <w:rPr>
                    <w:color w:val="434343"/>
                    <w:sz w:val="25"/>
                    <w:szCs w:val="25"/>
                  </w:rPr>
                  <m:t xml:space="preserve">ip</m:t>
                </m:r>
              </m:sub>
            </m:sSub>
            <m:r>
              <w:rPr>
                <w:color w:val="434343"/>
                <w:sz w:val="25"/>
                <w:szCs w:val="25"/>
              </w:rPr>
              <m:t>⋅</m:t>
            </m:r>
            <m:sSub>
              <m:sSubPr>
                <m:ctrlPr>
                  <w:rPr>
                    <w:color w:val="434343"/>
                    <w:sz w:val="25"/>
                    <w:szCs w:val="25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</w:rPr>
                  <m:t xml:space="preserve">a</m:t>
                </m:r>
              </m:e>
              <m:sub>
                <m:r>
                  <w:rPr>
                    <w:color w:val="434343"/>
                    <w:sz w:val="25"/>
                    <w:szCs w:val="25"/>
                  </w:rPr>
                  <m:t xml:space="preserve">ij</m:t>
                </m:r>
              </m:sub>
            </m:sSub>
          </m:num>
          <m:den>
            <m:sSub>
              <m:sSubPr>
                <m:ctrlPr>
                  <w:rPr>
                    <w:color w:val="434343"/>
                    <w:sz w:val="25"/>
                    <w:szCs w:val="25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</w:rPr>
                  <m:t>β</m:t>
                </m:r>
              </m:e>
              <m:sub>
                <m:r>
                  <w:rPr>
                    <w:color w:val="434343"/>
                    <w:sz w:val="25"/>
                    <w:szCs w:val="25"/>
                  </w:rPr>
                  <m:t xml:space="preserve">p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Transformarea Givens</w:t>
      </w:r>
    </w:p>
    <w:p w:rsidR="00000000" w:rsidDel="00000000" w:rsidP="00000000" w:rsidRDefault="00000000" w:rsidRPr="00000000" w14:paraId="00000047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A = 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</w:rPr>
                  <m:t xml:space="preserve">G</m:t>
                </m:r>
              </m:e>
              <m:sub/>
            </m:sSub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  <m:r>
          <w:rPr>
            <w:color w:val="434343"/>
            <w:sz w:val="19"/>
            <w:szCs w:val="19"/>
          </w:rPr>
          <m:t xml:space="preserve">R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m:oMath>
        <m:r>
          <w:rPr>
            <w:color w:val="434343"/>
            <w:sz w:val="19"/>
            <w:szCs w:val="19"/>
          </w:rPr>
          <m:t xml:space="preserve">A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, </w:t>
      </w:r>
      <m:oMath>
        <m:r>
          <w:rPr>
            <w:color w:val="434343"/>
            <w:sz w:val="19"/>
            <w:szCs w:val="19"/>
          </w:rPr>
          <m:t xml:space="preserve">R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superior triunghiulară, </w:t>
      </w:r>
      <m:oMath>
        <m:r>
          <w:rPr>
            <w:color w:val="434343"/>
            <w:sz w:val="19"/>
            <w:szCs w:val="19"/>
          </w:rPr>
          <m:t xml:space="preserve">G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m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ortogonală</w:t>
      </w:r>
    </w:p>
    <w:p w:rsidR="00000000" w:rsidDel="00000000" w:rsidP="00000000" w:rsidRDefault="00000000" w:rsidRPr="00000000" w14:paraId="00000048">
      <w:pPr>
        <w:pageBreakBefore w:val="0"/>
        <w:spacing w:before="200" w:lineRule="auto"/>
        <w:jc w:val="both"/>
        <w:rPr>
          <w:i w:val="1"/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G=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n-1,m </m:t>
            </m:r>
          </m:sub>
        </m:sSub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n-2,m  </m:t>
            </m:r>
          </m:sub>
        </m:sSub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n-2,m-1</m:t>
            </m:r>
          </m:sub>
        </m:sSub>
        <m:r>
          <w:rPr>
            <w:color w:val="434343"/>
            <w:sz w:val="19"/>
            <w:szCs w:val="19"/>
          </w:rPr>
          <m:t xml:space="preserve">...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1n</m:t>
            </m:r>
          </m:sub>
        </m:sSub>
        <m:r>
          <w:rPr>
            <w:color w:val="434343"/>
            <w:sz w:val="19"/>
            <w:szCs w:val="19"/>
          </w:rPr>
          <m:t xml:space="preserve"> ... 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13</m:t>
            </m:r>
          </m:sub>
        </m:sSub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12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w:r w:rsidDel="00000000" w:rsidR="00000000" w:rsidRPr="00000000">
        <w:rPr>
          <w:i w:val="1"/>
          <w:color w:val="434343"/>
          <w:sz w:val="19"/>
          <w:szCs w:val="19"/>
          <w:rtl w:val="0"/>
        </w:rPr>
        <w:t xml:space="preserve">R=GA</w:t>
      </w:r>
    </w:p>
    <w:p w:rsidR="00000000" w:rsidDel="00000000" w:rsidP="00000000" w:rsidRDefault="00000000" w:rsidRPr="00000000" w14:paraId="00000049">
      <w:pPr>
        <w:pageBreakBefore w:val="0"/>
        <w:spacing w:before="200" w:lineRule="auto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kl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- elimină elementul A(l,k) sub diagonala principală (k&lt;l); are forma: </w:t>
      </w:r>
      <m:oMath>
        <m:r>
          <m:t>ρ</m:t>
        </m:r>
        <m:r>
          <w:rPr>
            <w:color w:val="434343"/>
            <w:sz w:val="19"/>
            <w:szCs w:val="19"/>
          </w:rPr>
          <m:t xml:space="preserve">=</m:t>
        </m:r>
        <m:rad>
          <m:radPr>
            <m:degHide m:val="1"/>
            <m:ctrlPr>
              <w:rPr>
                <w:color w:val="434343"/>
                <w:sz w:val="19"/>
                <w:szCs w:val="19"/>
              </w:rPr>
            </m:ctrlPr>
          </m:radPr>
          <m:e>
            <m:r>
              <w:rPr>
                <w:color w:val="434343"/>
                <w:sz w:val="19"/>
                <w:szCs w:val="19"/>
              </w:rPr>
              <m:t xml:space="preserve">A(k,k</m:t>
            </m:r>
            <m:sSup>
              <m:sSupPr>
                <m:ctrlPr>
                  <w:rPr>
                    <w:color w:val="434343"/>
                    <w:sz w:val="19"/>
                    <w:szCs w:val="19"/>
                  </w:rPr>
                </m:ctrlPr>
              </m:sSupPr>
              <m:e>
                <m:r>
                  <w:rPr>
                    <w:color w:val="434343"/>
                    <w:sz w:val="19"/>
                    <w:szCs w:val="19"/>
                  </w:rPr>
                  <m:t xml:space="preserve">)</m:t>
                </m:r>
              </m:e>
              <m:sup>
                <m:r>
                  <w:rPr>
                    <w:color w:val="434343"/>
                    <w:sz w:val="19"/>
                    <w:szCs w:val="19"/>
                  </w:rPr>
                  <m:t xml:space="preserve">2</m:t>
                </m:r>
              </m:sup>
            </m:sSup>
            <m:r>
              <w:rPr>
                <w:color w:val="434343"/>
                <w:sz w:val="19"/>
                <w:szCs w:val="19"/>
              </w:rPr>
              <m:t xml:space="preserve">+A(l,k</m:t>
            </m:r>
            <m:sSup>
              <m:sSupPr>
                <m:ctrlPr>
                  <w:rPr>
                    <w:color w:val="434343"/>
                    <w:sz w:val="19"/>
                    <w:szCs w:val="19"/>
                  </w:rPr>
                </m:ctrlPr>
              </m:sSupPr>
              <m:e>
                <m:r>
                  <w:rPr>
                    <w:color w:val="434343"/>
                    <w:sz w:val="19"/>
                    <w:szCs w:val="19"/>
                  </w:rPr>
                  <m:t xml:space="preserve">)</m:t>
                </m:r>
              </m:e>
              <m:sup>
                <m:r>
                  <w:rPr>
                    <w:color w:val="434343"/>
                    <w:sz w:val="19"/>
                    <w:szCs w:val="19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434343"/>
          <w:sz w:val="19"/>
          <w:szCs w:val="19"/>
        </w:rPr>
        <w:drawing>
          <wp:inline distB="114300" distT="114300" distL="114300" distR="114300">
            <wp:extent cx="2647950" cy="1270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6130" l="15227" r="17625" t="2637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before="200" w:lineRule="auto"/>
        <w:jc w:val="center"/>
        <w:rPr>
          <w:color w:val="434343"/>
          <w:sz w:val="19"/>
          <w:szCs w:val="19"/>
        </w:rPr>
      </w:pPr>
      <m:oMath>
        <m:r>
          <w:rPr>
            <w:color w:val="434343"/>
            <w:sz w:val="23"/>
            <w:szCs w:val="23"/>
            <w:shd w:fill="ffde94" w:val="clear"/>
          </w:rPr>
          <m:t xml:space="preserve">s=sin</m:t>
        </m:r>
        <m:r>
          <w:rPr>
            <w:color w:val="434343"/>
            <w:sz w:val="23"/>
            <w:szCs w:val="23"/>
            <w:shd w:fill="ffde94" w:val="clear"/>
          </w:rPr>
          <m:t>θ</m:t>
        </m:r>
        <m:r>
          <w:rPr>
            <w:color w:val="434343"/>
            <w:sz w:val="23"/>
            <w:szCs w:val="23"/>
            <w:shd w:fill="ffde94" w:val="clear"/>
          </w:rPr>
          <m:t xml:space="preserve">= -</m:t>
        </m:r>
        <m:f>
          <m:fPr>
            <m:ctrlPr>
              <w:rPr>
                <w:color w:val="434343"/>
                <w:sz w:val="23"/>
                <w:szCs w:val="23"/>
                <w:shd w:fill="ffde94" w:val="clear"/>
              </w:rPr>
            </m:ctrlPr>
          </m:fPr>
          <m:num>
            <m:r>
              <w:rPr>
                <w:color w:val="434343"/>
                <w:sz w:val="23"/>
                <w:szCs w:val="23"/>
                <w:shd w:fill="ffde94" w:val="clear"/>
              </w:rPr>
              <m:t xml:space="preserve">A(l,k)</m:t>
            </m:r>
          </m:num>
          <m:den>
            <m:r>
              <w:rPr>
                <w:color w:val="434343"/>
                <w:sz w:val="23"/>
                <w:szCs w:val="23"/>
                <w:shd w:fill="ffde94" w:val="clear"/>
              </w:rPr>
              <m:t>ρ</m:t>
            </m:r>
          </m:den>
        </m:f>
      </m:oMath>
      <w:r w:rsidDel="00000000" w:rsidR="00000000" w:rsidRPr="00000000">
        <w:rPr>
          <w:color w:val="434343"/>
          <w:sz w:val="23"/>
          <w:szCs w:val="23"/>
          <w:shd w:fill="ffde94" w:val="clear"/>
          <w:rtl w:val="0"/>
        </w:rPr>
        <w:t xml:space="preserve">  </w:t>
      </w:r>
      <m:oMath>
        <m:r>
          <w:rPr>
            <w:color w:val="434343"/>
            <w:sz w:val="23"/>
            <w:szCs w:val="23"/>
            <w:shd w:fill="ffde94" w:val="clear"/>
          </w:rPr>
          <m:t xml:space="preserve">c=cos</m:t>
        </m:r>
        <m:r>
          <w:rPr>
            <w:color w:val="434343"/>
            <w:sz w:val="23"/>
            <w:szCs w:val="23"/>
            <w:shd w:fill="ffde94" w:val="clear"/>
          </w:rPr>
          <m:t>θ</m:t>
        </m:r>
        <m:r>
          <w:rPr>
            <w:color w:val="434343"/>
            <w:sz w:val="23"/>
            <w:szCs w:val="23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3"/>
                <w:szCs w:val="23"/>
                <w:shd w:fill="ffde94" w:val="clear"/>
              </w:rPr>
            </m:ctrlPr>
          </m:fPr>
          <m:num>
            <m:r>
              <w:rPr>
                <w:color w:val="434343"/>
                <w:sz w:val="23"/>
                <w:szCs w:val="23"/>
                <w:shd w:fill="ffde94" w:val="clear"/>
              </w:rPr>
              <m:t xml:space="preserve">A(k,k)</m:t>
            </m:r>
          </m:num>
          <m:den>
            <m:r>
              <w:rPr>
                <w:color w:val="434343"/>
                <w:sz w:val="23"/>
                <w:szCs w:val="23"/>
                <w:shd w:fill="ffde94" w:val="clear"/>
              </w:rPr>
              <m:t>ρ</m:t>
            </m:r>
          </m:den>
        </m:f>
        <m:r>
          <w:rPr>
            <w:color w:val="434343"/>
            <w:sz w:val="23"/>
            <w:szCs w:val="23"/>
            <w:shd w:fill="ffde94" w:val="clear"/>
          </w:rPr>
          <m:t xml:space="preserve"> </m:t>
        </m:r>
      </m:oMath>
      <w:r w:rsidDel="00000000" w:rsidR="00000000" w:rsidRPr="00000000">
        <w:rPr>
          <w:color w:val="434343"/>
          <w:sz w:val="23"/>
          <w:szCs w:val="23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Algoritmul Gram-Schmidt modificat</w:t>
      </w:r>
    </w:p>
    <w:p w:rsidR="00000000" w:rsidDel="00000000" w:rsidP="00000000" w:rsidRDefault="00000000" w:rsidRPr="00000000" w14:paraId="0000004C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A = QR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m:oMath>
        <m:r>
          <w:rPr>
            <w:color w:val="434343"/>
            <w:sz w:val="19"/>
            <w:szCs w:val="19"/>
          </w:rPr>
          <m:t xml:space="preserve">A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, </w:t>
      </w:r>
      <m:oMath>
        <m:r>
          <w:rPr>
            <w:color w:val="434343"/>
            <w:sz w:val="19"/>
            <w:szCs w:val="19"/>
          </w:rPr>
          <m:t xml:space="preserve">R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n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superior triunghiulară, </w:t>
      </w:r>
      <m:oMath>
        <m:r>
          <w:rPr>
            <w:color w:val="434343"/>
            <w:sz w:val="19"/>
            <w:szCs w:val="19"/>
          </w:rPr>
          <m:t xml:space="preserve">Q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ortogonală</w:t>
      </w:r>
    </w:p>
    <w:p w:rsidR="00000000" w:rsidDel="00000000" w:rsidP="00000000" w:rsidRDefault="00000000" w:rsidRPr="00000000" w14:paraId="0000004D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b>
            <m:r>
              <w:rPr>
                <w:color w:val="434343"/>
                <w:sz w:val="19"/>
                <w:szCs w:val="19"/>
              </w:rPr>
              <m:t xml:space="preserve">ij</m:t>
            </m:r>
          </m:sub>
        </m:sSub>
        <m:r>
          <w:rPr>
            <w:color w:val="434343"/>
            <w:sz w:val="19"/>
            <w:szCs w:val="19"/>
          </w:rPr>
          <m:t xml:space="preserve">-elementul de pe linia i coloana j din 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q</m:t>
            </m:r>
          </m:e>
          <m:sub>
            <m:r>
              <w:rPr>
                <w:color w:val="434343"/>
                <w:sz w:val="19"/>
                <w:szCs w:val="19"/>
              </w:rPr>
              <m:t xml:space="preserve">i </m:t>
            </m:r>
          </m:sub>
        </m:sSub>
        <m:r>
          <w:rPr>
            <w:color w:val="434343"/>
            <w:sz w:val="19"/>
            <w:szCs w:val="19"/>
          </w:rPr>
          <m:t xml:space="preserve">- coloana </m:t>
        </m:r>
        <m:r>
          <w:rPr>
            <w:color w:val="434343"/>
            <w:sz w:val="19"/>
            <w:szCs w:val="19"/>
          </w:rPr>
          <m:t xml:space="preserve">i a</m:t>
        </m:r>
        <m:r>
          <w:rPr>
            <w:color w:val="434343"/>
            <w:sz w:val="19"/>
            <w:szCs w:val="19"/>
          </w:rPr>
          <m:t xml:space="preserve"> matricei </m:t>
        </m:r>
        <m:r>
          <w:rPr>
            <w:color w:val="434343"/>
            <w:sz w:val="19"/>
            <w:szCs w:val="19"/>
          </w:rPr>
          <m:t xml:space="preserve">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Pentru i = 1 : 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before="200" w:lineRule="auto"/>
        <w:ind w:firstLine="720"/>
        <w:jc w:val="both"/>
        <w:rPr>
          <w:color w:val="434343"/>
          <w:sz w:val="21"/>
          <w:szCs w:val="21"/>
          <w:shd w:fill="ffde94" w:val="clear"/>
        </w:rPr>
      </w:pPr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r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ii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= || 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 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|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|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2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;  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q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= </m:t>
        </m:r>
        <m:f>
          <m:fPr>
            <m:ctrlPr>
              <w:rPr>
                <w:color w:val="434343"/>
                <w:sz w:val="21"/>
                <w:szCs w:val="21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</m:t>
                </m:r>
              </m:sub>
            </m:sSub>
          </m:num>
          <m:den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r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ii</m:t>
                </m:r>
              </m:sub>
            </m:sSub>
          </m:den>
        </m:f>
        <m:r>
          <w:rPr>
            <w:color w:val="434343"/>
            <w:sz w:val="21"/>
            <w:szCs w:val="21"/>
            <w:shd w:fill="ffde94" w:val="clear"/>
          </w:rPr>
          <m:t xml:space="preserve"> ;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before="200" w:lineRule="auto"/>
        <w:ind w:firstLine="720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Pentru j = i+1 : 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before="200" w:lineRule="auto"/>
        <w:ind w:firstLine="72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ab/>
      </w:r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r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ij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= </m:t>
        </m:r>
        <m:sSup>
          <m:sSup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pPr>
          <m:e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sSub>
                  <m:sSubPr>
                    <m:ctrlP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q</m:t>
                    </m:r>
                  </m:e>
                  <m:sub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i</m:t>
                    </m:r>
                  </m:sub>
                </m:sSub>
              </m:e>
              <m:sub/>
            </m:sSub>
          </m:e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T</m:t>
            </m:r>
          </m:sup>
        </m:sSup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j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;  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j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=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j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-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q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</m:t>
            </m:r>
          </m:sub>
        </m:sSub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r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ij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; </m:t>
        </m:r>
      </m:oMath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Eliminările gaussiane</w:t>
      </w:r>
    </w:p>
    <w:p w:rsidR="00000000" w:rsidDel="00000000" w:rsidP="00000000" w:rsidRDefault="00000000" w:rsidRPr="00000000" w14:paraId="00000054">
      <w:pPr>
        <w:pageBreakBefore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Eliminările gaussiene au complexitatea O(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n</w:t>
      </w:r>
      <w:r w:rsidDel="00000000" w:rsidR="00000000" w:rsidRPr="00000000">
        <w:rPr>
          <w:color w:val="434343"/>
          <w:sz w:val="19"/>
          <w:szCs w:val="19"/>
          <w:vertAlign w:val="superscript"/>
          <w:rtl w:val="0"/>
        </w:rPr>
        <w:t xml:space="preserve">3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pageBreakBefore w:val="0"/>
        <w:rPr>
          <w:b w:val="1"/>
          <w:color w:val="434343"/>
          <w:sz w:val="21"/>
          <w:szCs w:val="21"/>
        </w:rPr>
      </w:pPr>
      <w:r w:rsidDel="00000000" w:rsidR="00000000" w:rsidRPr="00000000">
        <w:rPr>
          <w:sz w:val="19"/>
          <w:szCs w:val="19"/>
          <w:rtl w:val="0"/>
        </w:rPr>
        <w:br w:type="textWrapping"/>
      </w:r>
      <w:r w:rsidDel="00000000" w:rsidR="00000000" w:rsidRPr="00000000">
        <w:rPr>
          <w:b w:val="1"/>
          <w:color w:val="434343"/>
          <w:sz w:val="21"/>
          <w:szCs w:val="21"/>
          <w:rtl w:val="0"/>
        </w:rPr>
        <w:t xml:space="preserve">Simplă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1"/>
        </w:numPr>
        <w:ind w:left="720" w:hanging="360"/>
        <w:rPr>
          <w:color w:val="434343"/>
          <w:sz w:val="19"/>
          <w:szCs w:val="19"/>
          <w:u w:val="none"/>
        </w:rPr>
      </w:pPr>
      <m:oMath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devine </w:t>
      </w:r>
      <m:oMath>
        <m:r>
          <w:rPr>
            <w:color w:val="434343"/>
            <w:sz w:val="19"/>
            <w:szCs w:val="19"/>
          </w:rPr>
          <m:t xml:space="preserve">T</m:t>
        </m:r>
        <m:r>
          <w:rPr>
            <w:color w:val="434343"/>
            <w:sz w:val="19"/>
            <w:szCs w:val="19"/>
          </w:rPr>
          <m:t>∙</m:t>
        </m:r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unde </w:t>
        <w:br w:type="textWrapping"/>
      </w:r>
      <m:oMath>
        <m:r>
          <w:rPr>
            <w:color w:val="434343"/>
            <w:sz w:val="19"/>
            <w:szCs w:val="19"/>
            <w:shd w:fill="ffde94" w:val="clear"/>
          </w:rPr>
          <m:t xml:space="preserve">T=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n-1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n-2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...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2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1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24"/>
        </w:numPr>
        <w:ind w:left="720" w:hanging="360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-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sSup>
          <m:s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p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e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sub>
            </m:sSub>
          </m:e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sup>
        </m:sSup>
      </m:oMath>
      <w:r w:rsidDel="00000000" w:rsidR="00000000" w:rsidRPr="00000000">
        <w:rPr>
          <w:color w:val="434343"/>
          <w:sz w:val="19"/>
          <w:szCs w:val="19"/>
          <w:shd w:fill="ffde94" w:val="clear"/>
          <w:rtl w:val="0"/>
        </w:rPr>
        <w:t xml:space="preserve">,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unde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e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este coloana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din matricea unitate și</w:t>
      </w: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=[0 ... 0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>μ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p+1 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...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>μ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 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]</m:t>
        </m:r>
      </m:oMath>
      <w:r w:rsidDel="00000000" w:rsidR="00000000" w:rsidRPr="00000000">
        <w:rPr>
          <w:color w:val="434343"/>
          <w:sz w:val="19"/>
          <w:szCs w:val="19"/>
          <w:shd w:fill="ffde94" w:val="clear"/>
          <w:rtl w:val="0"/>
        </w:rPr>
        <w:br w:type="textWrapping"/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4"/>
        </w:numPr>
        <w:ind w:left="720" w:hanging="360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m:t>μ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/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 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, i = p+1 : 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unde</w:t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 i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este elementul matricei </w:t>
      </w:r>
      <m:oMath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de pe linia </w:t>
      </w:r>
      <m:oMath>
        <m:r>
          <w:rPr>
            <w:color w:val="434343"/>
            <w:sz w:val="19"/>
            <w:szCs w:val="19"/>
          </w:rPr>
          <m:t xml:space="preserve">i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coloana i</w:t>
        <w:br w:type="textWrapping"/>
      </w:r>
    </w:p>
    <w:p w:rsidR="00000000" w:rsidDel="00000000" w:rsidP="00000000" w:rsidRDefault="00000000" w:rsidRPr="00000000" w14:paraId="0000005A">
      <w:pPr>
        <w:pageBreakBefore w:val="0"/>
        <w:ind w:left="720" w:firstLine="0"/>
        <w:rPr>
          <w:color w:val="434343"/>
          <w:sz w:val="19"/>
          <w:szCs w:val="19"/>
          <w:shd w:fill="ffde94" w:val="clear"/>
        </w:rPr>
      </w:pPr>
      <m:oMath>
        <m:r>
          <w:rPr>
            <w:color w:val="434343"/>
            <w:sz w:val="19"/>
            <w:szCs w:val="19"/>
            <w:shd w:fill="ffde94" w:val="clear"/>
          </w:rPr>
          <m:t xml:space="preserve">(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j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)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= ((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−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sSup>
          <m:s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p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e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sub>
            </m:sSub>
          </m:e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sup>
        </m:sSup>
        <m:r>
          <w:rPr>
            <w:color w:val="434343"/>
            <w:sz w:val="19"/>
            <w:szCs w:val="19"/>
            <w:shd w:fill="ffde94" w:val="clear"/>
          </w:rPr>
          <m:t xml:space="preserve">)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)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= (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−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 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)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720" w:firstLine="0"/>
        <w:rPr>
          <w:color w:val="434343"/>
          <w:sz w:val="19"/>
          <w:szCs w:val="19"/>
          <w:shd w:fill="ffde94" w:val="clear"/>
        </w:rPr>
      </w:pPr>
      <m:oMath>
        <m:r>
          <w:rPr>
            <w:color w:val="434343"/>
            <w:sz w:val="19"/>
            <w:szCs w:val="19"/>
            <w:shd w:fill="ffde94" w:val="clear"/>
          </w:rPr>
          <m:t xml:space="preserve">=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−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µ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p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 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, i = p + 1 : 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720" w:firstLine="0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j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coloană a lui </w:t>
      </w:r>
      <m:oMath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m:oMath>
        <m:r>
          <w:rPr>
            <w:color w:val="434343"/>
            <w:sz w:val="19"/>
            <w:szCs w:val="19"/>
          </w:rPr>
          <m:t xml:space="preserve">j= p+1:n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5D">
      <w:pPr>
        <w:pageBreakBefore w:val="0"/>
        <w:ind w:left="0" w:firstLine="0"/>
        <w:rPr>
          <w:b w:val="1"/>
          <w:color w:val="434343"/>
          <w:sz w:val="21"/>
          <w:szCs w:val="21"/>
        </w:rPr>
      </w:pPr>
      <w:ins w:author="Octavian Mihaila" w:id="16" w:date="2022-05-05T19:29:30Z">
        <w:r w:rsidDel="00000000" w:rsidR="00000000" w:rsidRPr="00000000">
          <w:rPr>
            <w:b w:val="1"/>
            <w:color w:val="434343"/>
            <w:sz w:val="21"/>
            <w:szCs w:val="21"/>
            <w:rtl w:val="0"/>
            <w:rPrChange w:author="Octavian Mihaila" w:id="17" w:date="2022-05-05T19:29:30Z">
              <w:rPr>
                <w:color w:val="434343"/>
                <w:sz w:val="19"/>
                <w:szCs w:val="19"/>
              </w:rPr>
            </w:rPrChange>
          </w:rPr>
          <w:t xml:space="preserve">-</w:t>
        </w:r>
      </w:ins>
      <w:r w:rsidDel="00000000" w:rsidR="00000000" w:rsidRPr="00000000">
        <w:rPr>
          <w:b w:val="1"/>
          <w:color w:val="434343"/>
          <w:sz w:val="21"/>
          <w:szCs w:val="21"/>
          <w:rtl w:val="0"/>
        </w:rPr>
        <w:t xml:space="preserve">GPP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1"/>
        </w:numPr>
        <w:ind w:left="720" w:hanging="360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eliminare gaussiană cu pivotare parțială</w:t>
        <w:br w:type="textWrapping"/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3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are loc doar prin permutarea liniilor</w:t>
        <w:br w:type="textWrapping"/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3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La pasul p al algoritmului G se aduce în poziția (p, p) a pivotului cel mai mare element în modul dintre elementele subdiagonale din coloana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fie acesta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 p</m:t>
            </m:r>
          </m:sub>
        </m:sSub>
        <m:r>
          <w:rPr>
            <w:color w:val="434343"/>
            <w:sz w:val="19"/>
            <w:szCs w:val="19"/>
          </w:rPr>
          <m:t>≠</m:t>
        </m:r>
        <m:r>
          <w:rPr>
            <w:color w:val="434343"/>
            <w:sz w:val="19"/>
            <w:szCs w:val="19"/>
          </w:rPr>
          <m:t xml:space="preserve">0,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prin permutarea liniilor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3"/>
        </w:numPr>
        <w:ind w:left="720" w:hanging="360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devine </w:t>
      </w:r>
      <m:oMath>
        <m:r>
          <w:rPr>
            <w:color w:val="434343"/>
            <w:sz w:val="19"/>
            <w:szCs w:val="19"/>
          </w:rPr>
          <m:t xml:space="preserve">U</m:t>
        </m:r>
        <m:r>
          <w:rPr>
            <w:color w:val="434343"/>
            <w:sz w:val="19"/>
            <w:szCs w:val="19"/>
          </w:rPr>
          <m:t>∙</m:t>
        </m:r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unde</w:t>
      </w:r>
    </w:p>
    <w:p w:rsidR="00000000" w:rsidDel="00000000" w:rsidP="00000000" w:rsidRDefault="00000000" w:rsidRPr="00000000" w14:paraId="00000062">
      <w:pPr>
        <w:pageBreakBefore w:val="0"/>
        <w:ind w:left="720" w:firstLine="0"/>
        <w:rPr>
          <w:color w:val="434343"/>
          <w:sz w:val="19"/>
          <w:szCs w:val="19"/>
          <w:shd w:fill="ffde94" w:val="clear"/>
        </w:rPr>
      </w:pPr>
      <m:oMath>
        <m:r>
          <w:rPr>
            <w:color w:val="434343"/>
            <w:sz w:val="19"/>
            <w:szCs w:val="19"/>
            <w:shd w:fill="ffde94" w:val="clear"/>
          </w:rPr>
          <m:t xml:space="preserve">U=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n-1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n-1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n-2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n-2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...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1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1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720" w:firstLine="720"/>
        <w:rPr>
          <w:color w:val="4343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0" w:firstLine="0"/>
        <w:rPr>
          <w:b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rPr>
          <w:b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b w:val="1"/>
          <w:color w:val="434343"/>
          <w:sz w:val="21"/>
          <w:szCs w:val="21"/>
        </w:rPr>
      </w:pPr>
      <w:r w:rsidDel="00000000" w:rsidR="00000000" w:rsidRPr="00000000">
        <w:rPr>
          <w:b w:val="1"/>
          <w:color w:val="434343"/>
          <w:sz w:val="21"/>
          <w:szCs w:val="21"/>
          <w:rtl w:val="0"/>
        </w:rPr>
        <w:t xml:space="preserve">GPPS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5"/>
        </w:numPr>
        <w:ind w:left="720" w:hanging="360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eliminare gaussiană cu pivotare parțială cu pivot scalar</w:t>
        <w:br w:type="textWrapping"/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28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Seamănă cu GPP </w:t>
        <w:br w:type="textWrapping"/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3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Definim factor de scalare</w:t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s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</m:t>
        </m:r>
        <m:r>
          <w:rPr>
            <w:color w:val="434343"/>
            <w:sz w:val="19"/>
            <w:szCs w:val="19"/>
            <w:shd w:fill="ffde94" w:val="clear"/>
          </w:rPr>
          <m:t xml:space="preserve">ma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 j = p: n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{|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|}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 sau</w:t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s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</m:t>
        </m:r>
        <m:nary>
          <m:naryPr>
            <m:chr m:val="∑"/>
            <m:ctrlPr>
              <w:rPr>
                <w:color w:val="434343"/>
                <w:sz w:val="19"/>
                <w:szCs w:val="19"/>
                <w:shd w:fill="ffde94" w:val="clear"/>
              </w:rPr>
            </m:ctrlPr>
          </m:naryPr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j = p</m:t>
            </m:r>
          </m:sub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n</m:t>
            </m:r>
          </m:sup>
        </m:nary>
        <m:r>
          <w:rPr>
            <w:color w:val="434343"/>
            <w:sz w:val="19"/>
            <w:szCs w:val="19"/>
            <w:shd w:fill="ffde94" w:val="clear"/>
          </w:rPr>
          <m:t xml:space="preserve">|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|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7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Dacă există un i astfel încât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s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= 0, atunci matricea este singulară. Pașii următori vor stabili interschimbările care se vor face. La pasul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se va găsi întregul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astfel încât:</w:t>
        <w:br w:type="textWrapping"/>
      </w:r>
      <m:oMath>
        <m:f>
          <m:fPr>
            <m:ctrlPr>
              <w:rPr>
                <w:color w:val="434343"/>
                <w:sz w:val="19"/>
                <w:szCs w:val="19"/>
                <w:shd w:fill="ffde94" w:val="clear"/>
              </w:rPr>
            </m:ctrlPr>
          </m:fPr>
          <m:num>
            <m:r>
              <w:rPr>
                <w:color w:val="434343"/>
                <w:sz w:val="19"/>
                <w:szCs w:val="19"/>
                <w:shd w:fill="ffde94" w:val="clear"/>
              </w:rPr>
              <m:t xml:space="preserve">|</m:t>
            </m:r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a</m:t>
                </m:r>
              </m:e>
              <m:sub>
                <m:sSub>
                  <m:sSubPr>
                    <m:ctrlP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  <m:t xml:space="preserve">i</m:t>
                    </m:r>
                  </m:e>
                  <m:sub>
                    <m: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  <m:t xml:space="preserve">p</m:t>
                    </m:r>
                  </m:sub>
                </m:s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 p</m:t>
                </m:r>
              </m:sub>
            </m:sSub>
            <m:r>
              <w:rPr>
                <w:color w:val="434343"/>
                <w:sz w:val="19"/>
                <w:szCs w:val="19"/>
                <w:shd w:fill="ffde94" w:val="clear"/>
              </w:rPr>
              <m:t xml:space="preserve">|</m:t>
            </m:r>
          </m:num>
          <m:den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s</m:t>
                </m:r>
              </m:e>
              <m:sub>
                <m:sSub>
                  <m:sSubPr>
                    <m:ctrlP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  <m:t xml:space="preserve">i</m:t>
                    </m:r>
                  </m:e>
                  <m:sub>
                    <m: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  <m:t xml:space="preserve">p</m:t>
                    </m:r>
                  </m:sub>
                </m:sSub>
              </m:sub>
            </m:sSub>
          </m:den>
        </m:f>
        <m:r>
          <w:rPr>
            <w:color w:val="434343"/>
            <w:sz w:val="19"/>
            <w:szCs w:val="19"/>
            <w:shd w:fill="ffde94" w:val="clear"/>
          </w:rPr>
          <m:t xml:space="preserve">=</m:t>
        </m:r>
        <m:r>
          <w:rPr>
            <w:color w:val="434343"/>
            <w:sz w:val="19"/>
            <w:szCs w:val="19"/>
            <w:shd w:fill="ffde94" w:val="clear"/>
          </w:rPr>
          <m:t xml:space="preserve">ma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= p : n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</m:t>
        </m:r>
        <m:f>
          <m:fPr>
            <m:ctrlPr>
              <w:rPr>
                <w:color w:val="434343"/>
                <w:sz w:val="19"/>
                <w:szCs w:val="19"/>
                <w:shd w:fill="ffde94" w:val="clear"/>
              </w:rPr>
            </m:ctrlPr>
          </m:fPr>
          <m:num>
            <m:r>
              <w:rPr>
                <w:color w:val="434343"/>
                <w:sz w:val="19"/>
                <w:szCs w:val="19"/>
                <w:shd w:fill="ffde94" w:val="clear"/>
              </w:rPr>
              <m:t xml:space="preserve">|</m:t>
            </m:r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i p</m:t>
                </m:r>
              </m:sub>
            </m:sSub>
            <m:r>
              <w:rPr>
                <w:color w:val="434343"/>
                <w:sz w:val="19"/>
                <w:szCs w:val="19"/>
                <w:shd w:fill="ffde94" w:val="clear"/>
              </w:rPr>
              <m:t xml:space="preserve">|</m:t>
            </m:r>
          </m:num>
          <m:den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s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6C">
      <w:pPr>
        <w:pageBreakBefore w:val="0"/>
        <w:ind w:left="0" w:firstLine="0"/>
        <w:rPr>
          <w:b w:val="1"/>
          <w:color w:val="434343"/>
          <w:sz w:val="21"/>
          <w:szCs w:val="21"/>
        </w:rPr>
      </w:pPr>
      <w:r w:rsidDel="00000000" w:rsidR="00000000" w:rsidRPr="00000000">
        <w:rPr>
          <w:b w:val="1"/>
          <w:color w:val="434343"/>
          <w:sz w:val="21"/>
          <w:szCs w:val="21"/>
          <w:rtl w:val="0"/>
        </w:rPr>
        <w:t xml:space="preserve">GPT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2"/>
        </w:numPr>
        <w:ind w:left="720" w:hanging="360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eliminare gaussiană cu pivotare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totală</w:t>
      </w:r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2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Stabilitate numerică mai bună se obține dacă pivotul de la pasul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se alege drept cel mai mare element în modul dintre elementele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 j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, cu </w:t>
      </w:r>
      <m:oMath>
        <m:r>
          <w:rPr>
            <w:color w:val="434343"/>
            <w:sz w:val="19"/>
            <w:szCs w:val="19"/>
          </w:rPr>
          <m:t xml:space="preserve">i = p : n, j= p : 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fie el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</w:rPr>
                  <m:t xml:space="preserve">i</m:t>
                </m:r>
              </m:e>
              <m:sub>
                <m:r>
                  <w:rPr>
                    <w:color w:val="434343"/>
                    <w:sz w:val="19"/>
                    <w:szCs w:val="19"/>
                  </w:rPr>
                  <m:t xml:space="preserve">p</m:t>
                </m:r>
              </m:sub>
            </m:sSub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</w:rPr>
                  <m:t xml:space="preserve">j</m:t>
                </m:r>
              </m:e>
              <m:sub>
                <m:r>
                  <w:rPr>
                    <w:color w:val="434343"/>
                    <w:sz w:val="19"/>
                    <w:szCs w:val="19"/>
                  </w:rPr>
                  <m:t xml:space="preserve">p</m:t>
                </m:r>
              </m:sub>
            </m:sSub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este adus în poziția </w:t>
      </w:r>
      <m:oMath>
        <m:r>
          <w:rPr>
            <w:color w:val="434343"/>
            <w:sz w:val="19"/>
            <w:szCs w:val="19"/>
          </w:rPr>
          <m:t xml:space="preserve">(p,p)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a pivotului prin permutarea liniilor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a coloanelor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j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2"/>
        </w:numPr>
        <w:ind w:left="720" w:hanging="360"/>
        <w:jc w:val="both"/>
        <w:rPr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Acest lucru este echivalent cu multiplicarea matricei </w:t>
      </w:r>
      <m:oMath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la stânga cu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matricea de permutare </w:t>
      </w:r>
      <m:oMath>
        <m:sSubSup>
          <m:sSubSupPr>
            <m:ctrlPr>
              <w:rPr>
                <w:color w:val="434343"/>
                <w:sz w:val="19"/>
                <w:szCs w:val="19"/>
              </w:rPr>
            </m:ctrlPr>
          </m:sSubSupPr>
          <m:e>
            <m:r>
              <w:rPr>
                <w:color w:val="434343"/>
                <w:sz w:val="19"/>
                <w:szCs w:val="19"/>
              </w:rPr>
              <m:t xml:space="preserve">P</m:t>
            </m:r>
          </m:e>
          <m:sub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</w:rPr>
                  <m:t xml:space="preserve">i</m:t>
                </m:r>
              </m:e>
              <m:sub>
                <m:r>
                  <w:rPr>
                    <w:color w:val="434343"/>
                    <w:sz w:val="19"/>
                    <w:szCs w:val="19"/>
                  </w:rPr>
                  <m:t xml:space="preserve">p</m:t>
                </m:r>
              </m:sub>
            </m:sSub>
            <m:r>
              <w:rPr>
                <w:color w:val="434343"/>
                <w:sz w:val="19"/>
                <w:szCs w:val="19"/>
              </w:rPr>
              <m:t xml:space="preserve">p</m:t>
            </m:r>
          </m:sub>
          <m:sup>
            <m:r>
              <w:rPr>
                <w:color w:val="434343"/>
                <w:sz w:val="19"/>
                <w:szCs w:val="19"/>
              </w:rPr>
              <m:t xml:space="preserve">st</m:t>
            </m:r>
          </m:sup>
        </m:sSubSup>
        <m:r>
          <w:rPr>
            <w:color w:val="434343"/>
            <w:sz w:val="19"/>
            <w:szCs w:val="19"/>
          </w:rPr>
          <m:t>≠</m:t>
        </m:r>
        <m:sSubSup>
          <m:sSubSupPr>
            <m:ctrlPr>
              <w:rPr>
                <w:color w:val="434343"/>
                <w:sz w:val="19"/>
                <w:szCs w:val="19"/>
              </w:rPr>
            </m:ctrlPr>
          </m:sSubSupPr>
          <m:e>
            <m:r>
              <w:rPr>
                <w:color w:val="434343"/>
                <w:sz w:val="19"/>
                <w:szCs w:val="19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  <m:sup>
            <m:r>
              <w:rPr>
                <w:color w:val="434343"/>
                <w:sz w:val="19"/>
                <w:szCs w:val="19"/>
              </w:rPr>
              <m:t xml:space="preserve">st</m:t>
            </m:r>
          </m:sup>
        </m:sSub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cu multiplicarea matricei A la dreapta cu matricea de </w:t>
      </w:r>
      <m:oMath>
        <m:sSubSup>
          <m:sSubSupPr>
            <m:ctrlPr>
              <w:rPr>
                <w:color w:val="434343"/>
                <w:sz w:val="19"/>
                <w:szCs w:val="19"/>
              </w:rPr>
            </m:ctrlPr>
          </m:sSubSupPr>
          <m:e>
            <m:r>
              <w:rPr>
                <w:color w:val="434343"/>
                <w:sz w:val="19"/>
                <w:szCs w:val="19"/>
              </w:rPr>
              <m:t xml:space="preserve">P</m:t>
            </m:r>
          </m:e>
          <m:sub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</w:rPr>
                  <m:t xml:space="preserve">i</m:t>
                </m:r>
              </m:e>
              <m:sub>
                <m:r>
                  <w:rPr>
                    <w:color w:val="434343"/>
                    <w:sz w:val="19"/>
                    <w:szCs w:val="19"/>
                  </w:rPr>
                  <m:t xml:space="preserve">p</m:t>
                </m:r>
              </m:sub>
            </m:sSub>
            <m:r>
              <w:rPr>
                <w:color w:val="434343"/>
                <w:sz w:val="19"/>
                <w:szCs w:val="19"/>
              </w:rPr>
              <m:t xml:space="preserve">p</m:t>
            </m:r>
          </m:sub>
          <m:sup>
            <m:r>
              <w:rPr>
                <w:color w:val="434343"/>
                <w:sz w:val="19"/>
                <w:szCs w:val="19"/>
              </w:rPr>
              <m:t xml:space="preserve">dr</m:t>
            </m:r>
          </m:sup>
        </m:sSubSup>
        <m:r>
          <w:rPr>
            <w:color w:val="434343"/>
            <w:sz w:val="19"/>
            <w:szCs w:val="19"/>
          </w:rPr>
          <m:t>≠</m:t>
        </m:r>
        <m:sSubSup>
          <m:sSubSupPr>
            <m:ctrlPr>
              <w:rPr>
                <w:color w:val="434343"/>
                <w:sz w:val="19"/>
                <w:szCs w:val="19"/>
              </w:rPr>
            </m:ctrlPr>
          </m:sSubSupPr>
          <m:e>
            <m:r>
              <w:rPr>
                <w:color w:val="434343"/>
                <w:sz w:val="19"/>
                <w:szCs w:val="19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  <m:sup>
            <m:r>
              <w:rPr>
                <w:color w:val="434343"/>
                <w:sz w:val="19"/>
                <w:szCs w:val="19"/>
              </w:rPr>
              <m:t xml:space="preserve">dr</m:t>
            </m:r>
          </m:sup>
        </m:sSubSup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2"/>
        </w:numPr>
        <w:ind w:left="720" w:hanging="36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La pasul p se calculează </w:t>
      </w:r>
      <m:oMath>
        <m:r>
          <w:rPr>
            <w:color w:val="434343"/>
            <w:sz w:val="19"/>
            <w:szCs w:val="19"/>
            <w:shd w:fill="ffde94" w:val="clear"/>
          </w:rPr>
          <m:t xml:space="preserve">A </m:t>
        </m:r>
        <m:r>
          <w:rPr>
            <w:color w:val="434343"/>
            <w:sz w:val="19"/>
            <w:szCs w:val="19"/>
            <w:shd w:fill="ffde94" w:val="clear"/>
          </w:rPr>
          <m:t>←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sSup>
          <m:s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p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sub>
            </m:sSub>
          </m:e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st</m:t>
            </m:r>
          </m:sup>
        </m:sSup>
        <m:r>
          <w:rPr>
            <w:color w:val="434343"/>
            <w:sz w:val="19"/>
            <w:szCs w:val="19"/>
            <w:shd w:fill="ffde94" w:val="clear"/>
          </w:rPr>
          <m:t xml:space="preserve">A</m:t>
        </m:r>
        <m:sSup>
          <m:s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p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sub>
            </m:sSub>
          </m:e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dr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întregul algoritm fiind: </w:t>
      </w:r>
      <m:oMath>
        <m:r>
          <w:rPr>
            <w:color w:val="434343"/>
            <w:sz w:val="19"/>
            <w:szCs w:val="19"/>
            <w:shd w:fill="ffde94" w:val="clear"/>
          </w:rPr>
          <m:t xml:space="preserve">A</m:t>
        </m:r>
        <m:r>
          <w:rPr>
            <w:color w:val="434343"/>
            <w:sz w:val="19"/>
            <w:szCs w:val="19"/>
            <w:shd w:fill="ffde94" w:val="clear"/>
          </w:rPr>
          <m:t>←</m:t>
        </m:r>
        <m:r>
          <w:rPr>
            <w:color w:val="434343"/>
            <w:sz w:val="19"/>
            <w:szCs w:val="19"/>
            <w:shd w:fill="ffde94" w:val="clear"/>
          </w:rPr>
          <m:t xml:space="preserve">U=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n-1</m:t>
            </m:r>
          </m:sub>
        </m:sSub>
        <m:sSubSup>
          <m:sSub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SupPr>
          <m:e>
            <m:sSubSup>
              <m:sSubSup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Sup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n-1</m:t>
                </m:r>
              </m:sub>
              <m:sup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st</m:t>
                </m:r>
              </m:sup>
            </m:sSubSup>
            <m:r>
              <w:rPr>
                <w:color w:val="434343"/>
                <w:sz w:val="19"/>
                <w:szCs w:val="19"/>
                <w:shd w:fill="ffde94" w:val="clear"/>
              </w:rPr>
              <m:t xml:space="preserve">...</m:t>
            </m:r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T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1</m:t>
                </m:r>
              </m:sub>
            </m:s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1</m:t>
            </m:r>
          </m:sub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st</m:t>
            </m:r>
          </m:sup>
        </m:sSubSup>
        <m:r>
          <w:rPr>
            <w:color w:val="434343"/>
            <w:sz w:val="19"/>
            <w:szCs w:val="19"/>
            <w:shd w:fill="ffde94" w:val="clear"/>
          </w:rPr>
          <m:t xml:space="preserve">A</m:t>
        </m:r>
        <m:sSubSup>
          <m:sSub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Sup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1</m:t>
            </m:r>
          </m:sub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dr</m:t>
            </m:r>
          </m:sup>
        </m:sSubSup>
        <m:r>
          <w:rPr>
            <w:color w:val="434343"/>
            <w:sz w:val="19"/>
            <w:szCs w:val="19"/>
            <w:shd w:fill="ffde94" w:val="clear"/>
          </w:rPr>
          <m:t xml:space="preserve">...</m:t>
        </m:r>
        <m:sSubSup>
          <m:sSub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Sup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n-1</m:t>
            </m:r>
          </m:sub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dr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left="0" w:firstLine="720"/>
        <w:rPr>
          <w:b w:val="1"/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72">
      <w:pPr>
        <w:pageBreakBefore w:val="0"/>
        <w:ind w:left="0" w:firstLine="0"/>
        <w:rPr>
          <w:b w:val="1"/>
          <w:color w:val="434343"/>
          <w:sz w:val="21"/>
          <w:szCs w:val="21"/>
          <w:highlight w:val="white"/>
        </w:rPr>
      </w:pPr>
      <w:r w:rsidDel="00000000" w:rsidR="00000000" w:rsidRPr="00000000">
        <w:rPr>
          <w:b w:val="1"/>
          <w:color w:val="434343"/>
          <w:sz w:val="21"/>
          <w:szCs w:val="21"/>
          <w:highlight w:val="white"/>
          <w:rtl w:val="0"/>
        </w:rPr>
        <w:t xml:space="preserve">Thomas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6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pentru rezolvarea sistemului 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3-diagonal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8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Poate fii scris compact sub forma ecuației </w:t>
      </w: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i-1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+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b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+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c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i+1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d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, i=1:n</m:t>
        </m:r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, unde </w:t>
      </w:r>
      <m:oMath>
        <m:sSub>
          <m:sSubPr>
            <m:ctrlPr>
              <w:rPr>
                <w:color w:val="434343"/>
                <w:sz w:val="19"/>
                <w:szCs w:val="19"/>
                <w:highlight w:val="white"/>
              </w:rPr>
            </m:ctrlPr>
          </m:sSubPr>
          <m:e>
            <m:r>
              <w:rPr>
                <w:color w:val="434343"/>
                <w:sz w:val="19"/>
                <w:szCs w:val="19"/>
                <w:highlight w:val="white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highlight w:val="white"/>
              </w:rPr>
              <m:t xml:space="preserve">1</m:t>
            </m:r>
          </m:sub>
        </m:sSub>
        <m:r>
          <w:rPr>
            <w:color w:val="434343"/>
            <w:sz w:val="19"/>
            <w:szCs w:val="19"/>
            <w:highlight w:val="white"/>
          </w:rPr>
          <m:t xml:space="preserve">=0</m:t>
        </m:r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 și </w:t>
      </w:r>
      <m:oMath>
        <m:sSub>
          <m:sSubPr>
            <m:ctrlPr>
              <w:rPr>
                <w:color w:val="434343"/>
                <w:sz w:val="19"/>
                <w:szCs w:val="19"/>
                <w:highlight w:val="white"/>
              </w:rPr>
            </m:ctrlPr>
          </m:sSubPr>
          <m:e>
            <m:r>
              <w:rPr>
                <w:color w:val="434343"/>
                <w:sz w:val="19"/>
                <w:szCs w:val="19"/>
                <w:highlight w:val="white"/>
              </w:rPr>
              <m:t xml:space="preserve">c</m:t>
            </m:r>
          </m:e>
          <m:sub>
            <m:r>
              <w:rPr>
                <w:color w:val="434343"/>
                <w:sz w:val="19"/>
                <w:szCs w:val="19"/>
                <w:highlight w:val="white"/>
              </w:rPr>
              <m:t xml:space="preserve">n</m:t>
            </m:r>
          </m:sub>
        </m:sSub>
        <m:r>
          <w:rPr>
            <w:color w:val="434343"/>
            <w:sz w:val="19"/>
            <w:szCs w:val="19"/>
            <w:highlight w:val="white"/>
          </w:rPr>
          <m:t xml:space="preserve">=0</m:t>
        </m:r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, iar componentele </w:t>
      </w:r>
      <m:oMath>
        <m:sSub>
          <m:sSubPr>
            <m:ctrlPr>
              <w:rPr>
                <w:color w:val="434343"/>
                <w:sz w:val="19"/>
                <w:szCs w:val="19"/>
                <w:highlight w:val="white"/>
              </w:rPr>
            </m:ctrlPr>
          </m:sSubPr>
          <m:e>
            <m:r>
              <w:rPr>
                <w:color w:val="434343"/>
                <w:sz w:val="19"/>
                <w:szCs w:val="19"/>
                <w:highlight w:val="white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highlight w:val="white"/>
              </w:rPr>
              <m:t xml:space="preserve">0</m:t>
            </m:r>
          </m:sub>
        </m:sSub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și </w:t>
      </w:r>
      <m:oMath>
        <m:sSub>
          <m:sSubPr>
            <m:ctrlPr>
              <w:rPr>
                <w:color w:val="434343"/>
                <w:sz w:val="19"/>
                <w:szCs w:val="19"/>
                <w:highlight w:val="white"/>
              </w:rPr>
            </m:ctrlPr>
          </m:sSubPr>
          <m:e>
            <m:r>
              <w:rPr>
                <w:color w:val="434343"/>
                <w:sz w:val="19"/>
                <w:szCs w:val="19"/>
                <w:highlight w:val="white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highlight w:val="white"/>
              </w:rPr>
              <m:t xml:space="preserve">n+1</m:t>
            </m:r>
          </m:sub>
        </m:sSub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nu sunt definite.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18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Forma generală este</w:t>
      </w:r>
    </w:p>
    <w:p w:rsidR="00000000" w:rsidDel="00000000" w:rsidP="00000000" w:rsidRDefault="00000000" w:rsidRPr="00000000" w14:paraId="00000076">
      <w:pPr>
        <w:pageBreakBefore w:val="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</w:rPr>
        <w:drawing>
          <wp:inline distB="114300" distT="114300" distL="114300" distR="114300">
            <wp:extent cx="2587263" cy="12401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263" cy="12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3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Algoritmul presupune modificarea 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coeficienților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 sistemului și aducerea lor la o formă prin care sistemul de poate rezolva direct prin substituție înapoi. </w:t>
      </w:r>
    </w:p>
    <w:p w:rsidR="00000000" w:rsidDel="00000000" w:rsidP="00000000" w:rsidRDefault="00000000" w:rsidRPr="00000000" w14:paraId="00000078">
      <w:pPr>
        <w:pageBreakBefore w:val="0"/>
        <w:ind w:left="0" w:firstLine="0"/>
        <w:jc w:val="center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</w:rPr>
        <w:drawing>
          <wp:inline distB="114300" distT="114300" distL="114300" distR="114300">
            <wp:extent cx="2252663" cy="159631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596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Prin formulele de mai sus s-a executat de fapt un pas al 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eliminării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 gaussiene. Soluția sistemului va fi dată de formulele:</w:t>
      </w:r>
    </w:p>
    <w:p w:rsidR="00000000" w:rsidDel="00000000" w:rsidP="00000000" w:rsidRDefault="00000000" w:rsidRPr="00000000" w14:paraId="0000007A">
      <w:pPr>
        <w:pageBreakBefore w:val="0"/>
        <w:ind w:left="0" w:firstLine="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</w:rPr>
        <w:drawing>
          <wp:inline distB="114300" distT="114300" distL="114300" distR="114300">
            <wp:extent cx="2647950" cy="520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4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Sistemul nu se mai păstrează în memorie prin întreaga lui matrice, ci doar prin trei vectori de valori corespunzătoare celor trei diagonale.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4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Algoritmul Thomas este rapid și apare frecvent în: interpolări, ecuații diferențiale, etc. 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4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Deși situația este rară, algoritmul poate fi instabil dacă </w:t>
      </w: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b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-</m:t>
        </m:r>
        <m:sSubSup>
          <m:sSub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Sup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c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i-1</m:t>
            </m:r>
          </m:sub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'</m:t>
            </m:r>
          </m:sup>
        </m:sSubSup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=0</m:t>
        </m:r>
      </m:oMath>
      <w:r w:rsidDel="00000000" w:rsidR="00000000" w:rsidRPr="00000000">
        <w:rPr>
          <w:color w:val="434343"/>
          <w:sz w:val="19"/>
          <w:szCs w:val="19"/>
          <w:shd w:fill="faf9f8" w:val="clear"/>
          <w:rtl w:val="0"/>
        </w:rPr>
        <w:t xml:space="preserve"> 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sau numeric zero pentru orice i. 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4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Aceasta se întâmplă dacă matricea este singulară, dar în cazuri rare se poate întâmpla și pentru o matrice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4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nesingulară. Condiția de stabilitate este, </w:t>
      </w:r>
      <m:oMath>
        <m:r>
          <m:t>∀</m:t>
        </m:r>
        <m:r>
          <w:rPr>
            <w:color w:val="434343"/>
            <w:sz w:val="19"/>
            <w:szCs w:val="19"/>
            <w:highlight w:val="white"/>
          </w:rPr>
          <m:t xml:space="preserve">i</m:t>
        </m:r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0">
      <w:pPr>
        <w:pageBreakBefore w:val="0"/>
        <w:ind w:left="720" w:firstLine="0"/>
        <w:jc w:val="both"/>
        <w:rPr>
          <w:color w:val="434343"/>
          <w:sz w:val="19"/>
          <w:szCs w:val="19"/>
          <w:shd w:fill="ffde94" w:val="clear"/>
        </w:rPr>
      </w:pPr>
      <m:oMath>
        <m:d>
          <m:dPr>
            <m:begChr m:val="|"/>
            <m:endChr m:val="|"/>
          </m:d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i</m:t>
                </m:r>
              </m:sub>
            </m:sSub>
          </m:e>
        </m:d>
        <m:r>
          <w:rPr>
            <w:color w:val="434343"/>
            <w:sz w:val="19"/>
            <w:szCs w:val="19"/>
            <w:shd w:fill="ffde94" w:val="clear"/>
          </w:rPr>
          <m:t xml:space="preserve">&gt;</m:t>
        </m:r>
        <m:d>
          <m:dPr>
            <m:begChr m:val="|"/>
            <m:endChr m:val="|"/>
            <m:ctrlPr>
              <w:rPr>
                <w:color w:val="434343"/>
                <w:sz w:val="19"/>
                <w:szCs w:val="19"/>
                <w:shd w:fill="ffde94" w:val="clear"/>
              </w:rPr>
            </m:ctrlPr>
          </m:d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i</m:t>
                </m:r>
              </m:sub>
            </m:sSub>
          </m:e>
        </m:d>
        <m:r>
          <w:rPr>
            <w:color w:val="434343"/>
            <w:sz w:val="19"/>
            <w:szCs w:val="19"/>
            <w:shd w:fill="ffde94" w:val="clear"/>
          </w:rPr>
          <m:t xml:space="preserve">+</m:t>
        </m:r>
        <m:d>
          <m:dPr>
            <m:begChr m:val="|"/>
            <m:endChr m:val="|"/>
            <m:ctrlPr>
              <w:rPr>
                <w:color w:val="434343"/>
                <w:sz w:val="19"/>
                <w:szCs w:val="19"/>
                <w:shd w:fill="ffde94" w:val="clear"/>
              </w:rPr>
            </m:ctrlPr>
          </m:d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c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i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left="720" w:firstLine="0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condiție care indică diagonal dominanța matricei A. 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4"/>
        </w:numPr>
        <w:ind w:left="720" w:hanging="360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Dacă algoritmul este numeric instabil, se pot aplica strategii de pivotare, ca în cazul 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eliminării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 gaussiene.</w:t>
      </w:r>
    </w:p>
    <w:p w:rsidR="00000000" w:rsidDel="00000000" w:rsidP="00000000" w:rsidRDefault="00000000" w:rsidRPr="00000000" w14:paraId="00000083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a64d79"/>
          <w:sz w:val="24"/>
          <w:szCs w:val="24"/>
          <w:rtl w:val="0"/>
        </w:rPr>
        <w:t xml:space="preserve">Metode iterative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20"/>
        </w:numPr>
        <w:spacing w:after="0" w:afterAutospacing="0" w:before="200" w:lineRule="auto"/>
        <w:ind w:left="720" w:hanging="360"/>
        <w:jc w:val="both"/>
        <w:rPr>
          <w:b w:val="1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complexitate </w:t>
      </w:r>
      <m:oMath>
        <m:r>
          <w:rPr>
            <w:color w:val="434343"/>
            <w:sz w:val="19"/>
            <w:szCs w:val="19"/>
          </w:rPr>
          <m:t xml:space="preserve">O(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color w:val="434343"/>
            <w:sz w:val="19"/>
            <w:szCs w:val="19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transformă sistemul </w:t>
      </w:r>
      <m:oMath>
        <m:r>
          <w:rPr>
            <w:color w:val="434343"/>
            <w:sz w:val="19"/>
            <w:szCs w:val="19"/>
          </w:rPr>
          <m:t xml:space="preserve">Ax=b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în </w:t>
      </w:r>
      <m:oMath>
        <m:r>
          <w:rPr>
            <w:color w:val="434343"/>
            <w:sz w:val="19"/>
            <w:szCs w:val="19"/>
          </w:rPr>
          <m:t xml:space="preserve">x=Gx+c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 pornește de la o aproximare inițială </w:t>
      </w:r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color w:val="434343"/>
                <w:sz w:val="19"/>
                <w:szCs w:val="19"/>
              </w:rPr>
              <m:t xml:space="preserve">(0)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a soluției, relația de recurență folosită are forma </w:t>
      </w:r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color w:val="434343"/>
                <w:sz w:val="19"/>
                <w:szCs w:val="19"/>
              </w:rPr>
              <m:t xml:space="preserve">(p+1)</m:t>
            </m:r>
          </m:sup>
        </m:sSup>
        <m:r>
          <w:rPr>
            <w:color w:val="434343"/>
            <w:sz w:val="19"/>
            <w:szCs w:val="19"/>
          </w:rPr>
          <m:t xml:space="preserve">=G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color w:val="434343"/>
                <w:sz w:val="19"/>
                <w:szCs w:val="19"/>
              </w:rPr>
              <m:t xml:space="preserve">(p)</m:t>
            </m:r>
          </m:sup>
        </m:sSup>
        <m:r>
          <w:rPr>
            <w:color w:val="434343"/>
            <w:sz w:val="19"/>
            <w:szCs w:val="19"/>
          </w:rPr>
          <m:t xml:space="preserve">+c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O metodă este convergentă dacă este stabilă și consistentă. Condiția necesară și suficientă de convergență este:</w:t>
      </w:r>
      <m:oMath>
        <m:r>
          <m:t>ρ</m:t>
        </m:r>
        <m:r>
          <w:rPr>
            <w:color w:val="434343"/>
            <w:sz w:val="19"/>
            <w:szCs w:val="19"/>
          </w:rPr>
          <m:t xml:space="preserve">(G)&lt;1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unde </w:t>
      </w:r>
      <m:oMath>
        <m:r>
          <m:t>ρ</m:t>
        </m:r>
        <m:r>
          <w:rPr>
            <w:color w:val="434343"/>
            <w:sz w:val="19"/>
            <w:szCs w:val="19"/>
          </w:rPr>
          <m:t xml:space="preserve">(G)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este raza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spectrală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a matricei de iterație </w:t>
      </w:r>
      <m:oMath>
        <m:r>
          <w:rPr>
            <w:color w:val="434343"/>
            <w:sz w:val="19"/>
            <w:szCs w:val="19"/>
          </w:rPr>
          <m:t xml:space="preserve">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 bazează pe descompunerea </w:t>
      </w:r>
      <m:oMath>
        <m:r>
          <w:rPr>
            <w:color w:val="434343"/>
            <w:sz w:val="19"/>
            <w:szCs w:val="19"/>
          </w:rPr>
          <m:t xml:space="preserve">A=N-P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sistemul devenind </w:t>
      </w:r>
      <m:oMath>
        <m:r>
          <w:rPr>
            <w:color w:val="434343"/>
            <w:sz w:val="19"/>
            <w:szCs w:val="19"/>
          </w:rPr>
          <m:t xml:space="preserve">(N-P)x=b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adică </w:t>
      </w:r>
      <m:oMath>
        <m:r>
          <w:rPr>
            <w:color w:val="434343"/>
            <w:sz w:val="19"/>
            <w:szCs w:val="19"/>
          </w:rPr>
          <m:t xml:space="preserve">x=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Px+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relația de recurență devine -&gt; </w:t>
      </w:r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color w:val="434343"/>
                <w:sz w:val="19"/>
                <w:szCs w:val="19"/>
              </w:rPr>
              <m:t xml:space="preserve">(p+1)</m:t>
            </m:r>
          </m:sup>
        </m:sSup>
        <m:r>
          <w:rPr>
            <w:color w:val="434343"/>
            <w:sz w:val="19"/>
            <w:szCs w:val="19"/>
          </w:rPr>
          <m:t xml:space="preserve">=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P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color w:val="434343"/>
                <w:sz w:val="19"/>
                <w:szCs w:val="19"/>
              </w:rPr>
              <m:t xml:space="preserve">(p)</m:t>
            </m:r>
          </m:sup>
        </m:sSup>
        <m:r>
          <w:rPr>
            <w:color w:val="434343"/>
            <w:sz w:val="19"/>
            <w:szCs w:val="19"/>
          </w:rPr>
          <m:t xml:space="preserve">+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20"/>
        </w:numPr>
        <w:spacing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m:oMath>
        <m:r>
          <w:rPr>
            <w:color w:val="434343"/>
            <w:sz w:val="19"/>
            <w:szCs w:val="19"/>
          </w:rPr>
          <m:t xml:space="preserve">A=</m:t>
        </m:r>
        <m:r>
          <w:rPr>
            <w:color w:val="434343"/>
            <w:sz w:val="19"/>
            <w:szCs w:val="19"/>
          </w:rPr>
          <m:t xml:space="preserve">D-L-U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ageBreakBefore w:val="0"/>
        <w:spacing w:before="200" w:lineRule="auto"/>
        <w:ind w:left="0" w:firstLine="0"/>
        <w:jc w:val="center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before="200" w:lineRule="auto"/>
        <w:ind w:left="0" w:firstLine="0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Jacobi</w:t>
      </w:r>
    </w:p>
    <w:p w:rsidR="00000000" w:rsidDel="00000000" w:rsidP="00000000" w:rsidRDefault="00000000" w:rsidRPr="00000000" w14:paraId="0000008E">
      <w:pPr>
        <w:pageBreakBefore w:val="0"/>
        <w:spacing w:before="200" w:lineRule="auto"/>
        <w:ind w:left="0" w:firstLine="0"/>
        <w:jc w:val="left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N=D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P=L+U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J</m:t>
            </m:r>
          </m:sub>
        </m:sSub>
        <m:r>
          <w:rPr>
            <w:color w:val="434343"/>
            <w:sz w:val="19"/>
            <w:szCs w:val="19"/>
          </w:rPr>
          <m:t xml:space="preserve">=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D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(L+U)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before="200" w:lineRule="auto"/>
        <w:ind w:left="0" w:firstLine="0"/>
        <w:jc w:val="center"/>
        <w:rPr>
          <w:color w:val="434343"/>
          <w:sz w:val="29"/>
          <w:szCs w:val="29"/>
          <w:shd w:fill="ffde94" w:val="clear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Soluția este:</w:t>
        <w:br w:type="textWrapping"/>
      </w:r>
      <m:oMath>
        <m:sSubSup>
          <m:sSubSupPr>
            <m:ctrlPr>
              <w:rPr>
                <w:color w:val="434343"/>
                <w:sz w:val="29"/>
                <w:szCs w:val="29"/>
                <w:shd w:fill="ffde94" w:val="clear"/>
              </w:rPr>
            </m:ctrlPr>
          </m:sSubSupPr>
          <m:e>
            <m:r>
              <w:rPr>
                <w:color w:val="434343"/>
                <w:sz w:val="29"/>
                <w:szCs w:val="2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9"/>
                <w:szCs w:val="29"/>
                <w:shd w:fill="ffde94" w:val="clear"/>
              </w:rPr>
              <m:t xml:space="preserve">i</m:t>
            </m:r>
          </m:sub>
          <m:sup>
            <m:r>
              <w:rPr>
                <w:color w:val="434343"/>
                <w:sz w:val="29"/>
                <w:szCs w:val="29"/>
                <w:shd w:fill="ffde94" w:val="clear"/>
              </w:rPr>
              <m:t xml:space="preserve">(p+1)</m:t>
            </m:r>
          </m:sup>
        </m:sSubSup>
        <m:r>
          <w:rPr>
            <w:color w:val="434343"/>
            <w:sz w:val="29"/>
            <w:szCs w:val="29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9"/>
                <w:szCs w:val="29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9"/>
                <w:szCs w:val="29"/>
                <w:shd w:fill="ffde94" w:val="clear"/>
              </w:rPr>
              <m:t xml:space="preserve"> - </m:t>
            </m:r>
            <m:nary>
              <m:naryPr>
                <m:chr m:val="∑"/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j = 1,  j </m:t>
                </m:r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>≠</m:t>
                </m:r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 i</m:t>
                </m:r>
              </m:sub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n</m:t>
                </m:r>
              </m:sup>
            </m:nary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j</m:t>
                </m:r>
              </m:sub>
            </m:sSub>
            <m:sSubSup>
              <m:sSubSup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SupPr>
              <m:e>
                <m:sSub>
                  <m:sSubPr>
                    <m:ctrlP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x</m:t>
                    </m:r>
                  </m:e>
                  <m:sub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j</m:t>
                    </m:r>
                  </m:sub>
                </m:sSub>
              </m:e>
              <m:sub/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(p)</m:t>
                </m:r>
              </m:sup>
            </m:sSubSup>
          </m:num>
          <m:den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before="200" w:lineRule="auto"/>
        <w:jc w:val="both"/>
        <w:rPr>
          <w:color w:val="434343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</w:t>
      </w: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Gauss - Seidel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before="200" w:lineRule="auto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N=D-L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P=U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GS</m:t>
            </m:r>
          </m:sub>
        </m:sSub>
        <m:r>
          <w:rPr>
            <w:color w:val="434343"/>
            <w:sz w:val="19"/>
            <w:szCs w:val="19"/>
          </w:rPr>
          <m:t xml:space="preserve">=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(D-L)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U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0"/>
        </w:numPr>
        <w:spacing w:before="200" w:lineRule="auto"/>
        <w:ind w:left="720" w:hanging="360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Dacă matricea sistemului este diagonal dominantă pe linii, metoda converge; reciproca cu este adevărată</w:t>
      </w:r>
    </w:p>
    <w:p w:rsidR="00000000" w:rsidDel="00000000" w:rsidP="00000000" w:rsidRDefault="00000000" w:rsidRPr="00000000" w14:paraId="00000094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6"/>
          <w:szCs w:val="26"/>
          <w:shd w:fill="ffde94" w:val="clear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Soluția este:</w:t>
        <w:br w:type="textWrapping"/>
      </w:r>
      <m:oMath>
        <m:sSubSup>
          <m:sSubSupPr>
            <m:ctrlPr>
              <w:rPr>
                <w:color w:val="434343"/>
                <w:sz w:val="29"/>
                <w:szCs w:val="29"/>
                <w:shd w:fill="ffde94" w:val="clear"/>
              </w:rPr>
            </m:ctrlPr>
          </m:sSubSupPr>
          <m:e>
            <m:r>
              <w:rPr>
                <w:color w:val="434343"/>
                <w:sz w:val="29"/>
                <w:szCs w:val="2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9"/>
                <w:szCs w:val="29"/>
                <w:shd w:fill="ffde94" w:val="clear"/>
              </w:rPr>
              <m:t xml:space="preserve">i</m:t>
            </m:r>
          </m:sub>
          <m:sup>
            <m:r>
              <w:rPr>
                <w:color w:val="434343"/>
                <w:sz w:val="29"/>
                <w:szCs w:val="29"/>
                <w:shd w:fill="ffde94" w:val="clear"/>
              </w:rPr>
              <m:t xml:space="preserve">(p+1)</m:t>
            </m:r>
          </m:sup>
        </m:sSubSup>
        <m:r>
          <w:rPr>
            <w:color w:val="434343"/>
            <w:sz w:val="29"/>
            <w:szCs w:val="29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9"/>
                <w:szCs w:val="29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9"/>
                <w:szCs w:val="29"/>
                <w:shd w:fill="ffde94" w:val="clear"/>
              </w:rPr>
              <m:t xml:space="preserve"> - </m:t>
            </m:r>
            <m:nary>
              <m:naryPr>
                <m:chr m:val="∑"/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j = 1</m:t>
                </m:r>
              </m:sub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- 1</m:t>
                </m:r>
              </m:sup>
            </m:nary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j</m:t>
                </m:r>
              </m:sub>
            </m:sSub>
            <m:sSubSup>
              <m:sSubSup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SupPr>
              <m:e>
                <m:sSub>
                  <m:sSubPr>
                    <m:ctrlP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x</m:t>
                    </m:r>
                  </m:e>
                  <m:sub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j</m:t>
                    </m:r>
                  </m:sub>
                </m:sSub>
              </m:e>
              <m:sub/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(p + 1)</m:t>
                </m:r>
              </m:sup>
            </m:sSubSup>
            <m:r>
              <w:rPr>
                <w:color w:val="434343"/>
                <w:sz w:val="29"/>
                <w:szCs w:val="29"/>
                <w:shd w:fill="ffde94" w:val="clear"/>
              </w:rPr>
              <m:t xml:space="preserve"> - </m:t>
            </m:r>
            <m:nary>
              <m:naryPr>
                <m:chr m:val="∑"/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j = i + 1</m:t>
                </m:r>
              </m:sub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n</m:t>
                </m:r>
              </m:sup>
            </m:nary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j</m:t>
                </m:r>
              </m:sub>
            </m:sSub>
            <m:sSubSup>
              <m:sSubSup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SupPr>
              <m:e>
                <m:sSub>
                  <m:sSubPr>
                    <m:ctrlP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x</m:t>
                    </m:r>
                  </m:e>
                  <m:sub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j</m:t>
                    </m:r>
                  </m:sub>
                </m:sSub>
              </m:e>
              <m:sub/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(p)</m:t>
                </m:r>
              </m:sup>
            </m:sSubSup>
          </m:num>
          <m:den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</w:t>
      </w: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suprarelaxării</w:t>
      </w: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br w:type="textWrapping"/>
        <w:t xml:space="preserve">(SOR)</w:t>
      </w:r>
    </w:p>
    <w:p w:rsidR="00000000" w:rsidDel="00000000" w:rsidP="00000000" w:rsidRDefault="00000000" w:rsidRPr="00000000" w14:paraId="00000097">
      <w:pPr>
        <w:pageBreakBefore w:val="0"/>
        <w:spacing w:before="200" w:lineRule="auto"/>
        <w:rPr>
          <w:color w:val="434343"/>
          <w:sz w:val="23"/>
          <w:szCs w:val="23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Pentru găsirea unei descompuneri cât mai rapid convergente, se introduce un parametru de relaxare </w:t>
      </w:r>
      <m:oMath>
        <m:r>
          <m:t>ω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:</w:t>
        <w:br w:type="textWrapping"/>
      </w:r>
      <m:oMath>
        <m:r>
          <w:rPr>
            <w:color w:val="434343"/>
            <w:sz w:val="19"/>
            <w:szCs w:val="19"/>
          </w:rPr>
          <m:t xml:space="preserve">A = N-P=N-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N-P+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=(1-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)N-(P-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N)=N(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)-P(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N(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)=(1-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P(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)=P-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23"/>
            <w:szCs w:val="23"/>
          </w:rPr>
          <m:t xml:space="preserve">G(</m:t>
        </m:r>
        <m:r>
          <w:rPr>
            <w:color w:val="434343"/>
            <w:sz w:val="23"/>
            <w:szCs w:val="23"/>
          </w:rPr>
          <m:t>ω</m:t>
        </m:r>
        <m:r>
          <w:rPr>
            <w:color w:val="434343"/>
            <w:sz w:val="23"/>
            <w:szCs w:val="23"/>
          </w:rPr>
          <m:t xml:space="preserve">)=</m:t>
        </m:r>
        <m:sSup>
          <m:sSupPr>
            <m:ctrlPr>
              <w:rPr>
                <w:color w:val="434343"/>
                <w:sz w:val="23"/>
                <w:szCs w:val="23"/>
              </w:rPr>
            </m:ctrlPr>
          </m:sSupPr>
          <m:e>
            <m:r>
              <w:rPr>
                <w:color w:val="434343"/>
                <w:sz w:val="23"/>
                <w:szCs w:val="23"/>
              </w:rPr>
              <m:t xml:space="preserve">N</m:t>
            </m:r>
          </m:e>
          <m:sup>
            <m:r>
              <w:rPr>
                <w:color w:val="434343"/>
                <w:sz w:val="23"/>
                <w:szCs w:val="23"/>
              </w:rPr>
              <m:t xml:space="preserve">-1</m:t>
            </m:r>
          </m:sup>
        </m:sSup>
        <m:r>
          <w:rPr>
            <w:color w:val="434343"/>
            <w:sz w:val="23"/>
            <w:szCs w:val="23"/>
          </w:rPr>
          <m:t xml:space="preserve">(</m:t>
        </m:r>
        <m:r>
          <w:rPr>
            <w:color w:val="434343"/>
            <w:sz w:val="23"/>
            <w:szCs w:val="23"/>
          </w:rPr>
          <m:t>ω</m:t>
        </m:r>
        <m:r>
          <w:rPr>
            <w:color w:val="434343"/>
            <w:sz w:val="23"/>
            <w:szCs w:val="23"/>
          </w:rPr>
          <m:t xml:space="preserve">)P(</m:t>
        </m:r>
        <m:r>
          <w:rPr>
            <w:color w:val="434343"/>
            <w:sz w:val="23"/>
            <w:szCs w:val="23"/>
          </w:rPr>
          <m:t>ω</m:t>
        </m:r>
        <m:r>
          <w:rPr>
            <w:color w:val="434343"/>
            <w:sz w:val="23"/>
            <w:szCs w:val="23"/>
          </w:rPr>
          <m:t xml:space="preserve">)=</m:t>
        </m:r>
        <m:f>
          <m:fPr>
            <m:ctrlPr>
              <w:rPr>
                <w:color w:val="434343"/>
                <w:sz w:val="23"/>
                <w:szCs w:val="23"/>
              </w:rPr>
            </m:ctrlPr>
          </m:fPr>
          <m:num>
            <m:sSup>
              <m:sSupPr>
                <m:ctrlPr>
                  <w:rPr>
                    <w:color w:val="434343"/>
                    <w:sz w:val="23"/>
                    <w:szCs w:val="23"/>
                  </w:rPr>
                </m:ctrlPr>
              </m:sSupPr>
              <m:e>
                <m:r>
                  <w:rPr>
                    <w:color w:val="434343"/>
                    <w:sz w:val="23"/>
                    <w:szCs w:val="23"/>
                  </w:rPr>
                  <m:t xml:space="preserve">N</m:t>
                </m:r>
              </m:e>
              <m:sup>
                <m:r>
                  <w:rPr>
                    <w:color w:val="434343"/>
                    <w:sz w:val="23"/>
                    <w:szCs w:val="23"/>
                  </w:rPr>
                  <m:t xml:space="preserve">-1</m:t>
                </m:r>
              </m:sup>
            </m:sSup>
            <m:r>
              <w:rPr>
                <w:color w:val="434343"/>
                <w:sz w:val="23"/>
                <w:szCs w:val="23"/>
              </w:rPr>
              <m:t xml:space="preserve">P-</m:t>
            </m:r>
            <m:r>
              <w:rPr>
                <w:color w:val="434343"/>
                <w:sz w:val="23"/>
                <w:szCs w:val="23"/>
              </w:rPr>
              <m:t>ω</m:t>
            </m:r>
            <m:sSub>
              <m:sSubPr>
                <m:ctrlPr>
                  <w:rPr>
                    <w:color w:val="434343"/>
                    <w:sz w:val="23"/>
                    <w:szCs w:val="23"/>
                  </w:rPr>
                </m:ctrlPr>
              </m:sSubPr>
              <m:e>
                <m:r>
                  <w:rPr>
                    <w:color w:val="434343"/>
                    <w:sz w:val="23"/>
                    <w:szCs w:val="23"/>
                  </w:rPr>
                  <m:t xml:space="preserve">I</m:t>
                </m:r>
              </m:e>
              <m:sub>
                <m:r>
                  <w:rPr>
                    <w:color w:val="434343"/>
                    <w:sz w:val="23"/>
                    <w:szCs w:val="23"/>
                  </w:rPr>
                  <m:t xml:space="preserve">n</m:t>
                </m:r>
              </m:sub>
            </m:sSub>
          </m:num>
          <m:den>
            <m:r>
              <w:rPr>
                <w:color w:val="434343"/>
                <w:sz w:val="23"/>
                <w:szCs w:val="23"/>
              </w:rPr>
              <m:t xml:space="preserve">1-</m:t>
            </m:r>
            <m:r>
              <w:rPr>
                <w:color w:val="434343"/>
                <w:sz w:val="23"/>
                <w:szCs w:val="23"/>
              </w:rPr>
              <m:t>ω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Condiția de stabilitate impune </w:t>
      </w:r>
      <m:oMath>
        <m:r>
          <m:t>ω</m:t>
        </m:r>
        <m:r>
          <m:t>∈</m:t>
        </m:r>
        <m:r>
          <w:rPr>
            <w:color w:val="434343"/>
            <w:sz w:val="19"/>
            <w:szCs w:val="19"/>
          </w:rPr>
          <m:t xml:space="preserve">(0,2) 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. În practică se face o altă alegere, astfel:</w:t>
        <w:br w:type="textWrapping"/>
      </w:r>
      <m:oMath>
        <m:r>
          <w:rPr>
            <w:color w:val="434343"/>
            <w:sz w:val="19"/>
            <w:szCs w:val="19"/>
          </w:rPr>
          <m:t xml:space="preserve">N(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)=</m:t>
        </m:r>
        <m:f>
          <m:fPr>
            <m:ctrlPr>
              <w:rPr>
                <w:color w:val="434343"/>
                <w:sz w:val="19"/>
                <w:szCs w:val="19"/>
              </w:rPr>
            </m:ctrlPr>
          </m:fPr>
          <m:num>
            <m:r>
              <w:rPr>
                <w:color w:val="434343"/>
                <w:sz w:val="19"/>
                <w:szCs w:val="19"/>
              </w:rPr>
              <m:t xml:space="preserve">1</m:t>
            </m:r>
          </m:num>
          <m:den>
            <m:r>
              <w:rPr>
                <w:color w:val="434343"/>
                <w:sz w:val="19"/>
                <w:szCs w:val="19"/>
              </w:rPr>
              <m:t>ω</m:t>
            </m:r>
          </m:den>
        </m:f>
        <m:r>
          <w:rPr>
            <w:color w:val="434343"/>
            <w:sz w:val="19"/>
            <w:szCs w:val="19"/>
          </w:rPr>
          <m:t xml:space="preserve">D-L, P(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)=(</m:t>
        </m:r>
        <m:f>
          <m:fPr>
            <m:ctrlPr>
              <w:rPr>
                <w:color w:val="434343"/>
                <w:sz w:val="19"/>
                <w:szCs w:val="19"/>
              </w:rPr>
            </m:ctrlPr>
          </m:fPr>
          <m:num>
            <m:r>
              <w:rPr>
                <w:color w:val="434343"/>
                <w:sz w:val="19"/>
                <w:szCs w:val="19"/>
              </w:rPr>
              <m:t xml:space="preserve">1</m:t>
            </m:r>
          </m:num>
          <m:den>
            <m:r>
              <w:rPr>
                <w:color w:val="434343"/>
                <w:sz w:val="19"/>
                <w:szCs w:val="19"/>
              </w:rPr>
              <m:t>ω</m:t>
            </m:r>
          </m:den>
        </m:f>
        <m:r>
          <w:rPr>
            <w:color w:val="434343"/>
            <w:sz w:val="19"/>
            <w:szCs w:val="19"/>
          </w:rPr>
          <m:t xml:space="preserve">-1)D+U,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>ω</m:t>
            </m:r>
          </m:sub>
        </m:sSub>
        <m:r>
          <w:rPr>
            <w:color w:val="434343"/>
            <w:sz w:val="19"/>
            <w:szCs w:val="19"/>
          </w:rPr>
          <m:t xml:space="preserve">=(D-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L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)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[(1-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)D+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U)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before="200" w:lineRule="auto"/>
        <w:rPr>
          <w:rFonts w:ascii="Aldrich" w:cs="Aldrich" w:eastAsia="Aldrich" w:hAnsi="Aldrich"/>
          <w:b w:val="1"/>
          <w:color w:val="0000ff"/>
          <w:sz w:val="18"/>
          <w:szCs w:val="18"/>
          <w:shd w:fill="ffde94" w:val="clear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Soluția este:</w:t>
      </w:r>
      <w:r w:rsidDel="00000000" w:rsidR="00000000" w:rsidRPr="00000000">
        <w:rPr>
          <w:color w:val="434343"/>
          <w:sz w:val="13"/>
          <w:szCs w:val="13"/>
          <w:rtl w:val="0"/>
        </w:rPr>
        <w:br w:type="textWrapping"/>
      </w:r>
      <m:oMath>
        <m:sSubSup>
          <m:sSubSup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Sup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</m:t>
            </m:r>
          </m:sub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(p+1)</m:t>
            </m:r>
          </m:sup>
        </m:sSubSup>
        <m:r>
          <w:rPr>
            <w:color w:val="434343"/>
            <w:sz w:val="21"/>
            <w:szCs w:val="21"/>
            <w:shd w:fill="ffde94" w:val="clear"/>
          </w:rPr>
          <m:t xml:space="preserve">=</m:t>
        </m:r>
        <m:r>
          <w:rPr>
            <w:color w:val="434343"/>
            <w:sz w:val="21"/>
            <w:szCs w:val="21"/>
            <w:shd w:fill="ffde94" w:val="clear"/>
          </w:rPr>
          <m:t>ω</m:t>
        </m:r>
        <m:f>
          <m:fPr>
            <m:ctrlPr>
              <w:rPr>
                <w:color w:val="434343"/>
                <w:sz w:val="21"/>
                <w:szCs w:val="21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1"/>
                <w:szCs w:val="21"/>
                <w:shd w:fill="ffde94" w:val="clear"/>
              </w:rPr>
              <m:t xml:space="preserve"> - </m:t>
            </m:r>
            <m:nary>
              <m:naryPr>
                <m:chr m:val="∑"/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j = 1</m:t>
                </m:r>
              </m:sub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 - 1</m:t>
                </m:r>
              </m:sup>
            </m:nary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 j</m:t>
                </m:r>
              </m:sub>
            </m:sSub>
            <m:sSubSup>
              <m:sSubSup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SupPr>
              <m:e>
                <m:sSub>
                  <m:sSubPr>
                    <m:ctrlP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x</m:t>
                    </m:r>
                  </m:e>
                  <m:sub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j</m:t>
                    </m:r>
                  </m:sub>
                </m:sSub>
              </m:e>
              <m:sub/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(p + 1)</m:t>
                </m:r>
              </m:sup>
            </m:sSubSup>
            <m:r>
              <w:rPr>
                <w:color w:val="434343"/>
                <w:sz w:val="21"/>
                <w:szCs w:val="21"/>
                <w:shd w:fill="ffde94" w:val="clear"/>
              </w:rPr>
              <m:t xml:space="preserve"> - </m:t>
            </m:r>
            <m:nary>
              <m:naryPr>
                <m:chr m:val="∑"/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j = i + 1</m:t>
                </m:r>
              </m:sub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n</m:t>
                </m:r>
              </m:sup>
            </m:nary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 j</m:t>
                </m:r>
              </m:sub>
            </m:sSub>
            <m:sSubSup>
              <m:sSubSup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SupPr>
              <m:e>
                <m:sSub>
                  <m:sSubPr>
                    <m:ctrlP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x</m:t>
                    </m:r>
                  </m:e>
                  <m:sub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j</m:t>
                    </m:r>
                  </m:sub>
                </m:sSub>
              </m:e>
              <m:sub/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(p)</m:t>
                </m:r>
              </m:sup>
            </m:sSubSup>
          </m:num>
          <m:den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 i</m:t>
                </m:r>
              </m:sub>
            </m:sSub>
          </m:den>
        </m:f>
        <m:r>
          <w:rPr>
            <w:color w:val="434343"/>
            <w:sz w:val="21"/>
            <w:szCs w:val="21"/>
            <w:shd w:fill="ffde94" w:val="clear"/>
          </w:rPr>
          <m:t xml:space="preserve">-(1-</m:t>
        </m:r>
        <m:r>
          <w:rPr>
            <w:color w:val="434343"/>
            <w:sz w:val="21"/>
            <w:szCs w:val="21"/>
            <w:shd w:fill="ffde94" w:val="clear"/>
          </w:rPr>
          <m:t>ω</m:t>
        </m:r>
        <m:r>
          <w:rPr>
            <w:color w:val="434343"/>
            <w:sz w:val="21"/>
            <w:szCs w:val="21"/>
            <w:shd w:fill="ffde94" w:val="clear"/>
          </w:rPr>
          <m:t xml:space="preserve">)</m:t>
        </m:r>
        <m:sSubSup>
          <m:sSubSup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SupPr>
          <m:e>
            <m:sSubSup>
              <m:sSubSup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Sup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x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</m:t>
                </m:r>
              </m:sub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(p)</m:t>
                </m:r>
              </m:sup>
            </m:sSubSup>
          </m:e>
          <m:sub/>
          <m:sup/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a64d79"/>
          <w:sz w:val="24"/>
          <w:szCs w:val="24"/>
          <w:rtl w:val="0"/>
        </w:rPr>
        <w:t xml:space="preserve">Ecuații neliniare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8"/>
        </w:numPr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 bazate pe interval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bisecție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+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secantă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(funcțiile trebuie să fie continue, mereu convergente)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8"/>
        </w:numPr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Metodele care nu se bazează pe interval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tangentă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+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aproximări succesive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(pot fi divergente sau convergente; când converg, convergența este mult mai rapidă față de cea a metodelor bazate pe interval)</w:t>
      </w:r>
    </w:p>
    <w:p w:rsidR="00000000" w:rsidDel="00000000" w:rsidP="00000000" w:rsidRDefault="00000000" w:rsidRPr="00000000" w14:paraId="0000009E">
      <w:pPr>
        <w:pageBreakBefore w:val="0"/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bisecției</w:t>
      </w:r>
    </w:p>
    <w:p w:rsidR="00000000" w:rsidDel="00000000" w:rsidP="00000000" w:rsidRDefault="00000000" w:rsidRPr="00000000" w14:paraId="000000A0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Împarte intervalul intervalul în două jumătăți și alege subintervalul pentru care funcția la capete își schimbă semnul, adică intervalul care conține soluția ecuației f(x)=0.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27"/>
        </w:numPr>
        <w:spacing w:before="20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 poate asemăna cu o căutare binară</w:t>
      </w:r>
    </w:p>
    <w:p w:rsidR="00000000" w:rsidDel="00000000" w:rsidP="00000000" w:rsidRDefault="00000000" w:rsidRPr="00000000" w14:paraId="000000A2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f(a) * f(b) &lt; 0 , c = (a+b)/2, dacă           f(a) * f(c)  &lt; 0 se alege [a,c], altfel se alege [c,b]</w:t>
      </w:r>
    </w:p>
    <w:p w:rsidR="00000000" w:rsidDel="00000000" w:rsidP="00000000" w:rsidRDefault="00000000" w:rsidRPr="00000000" w14:paraId="000000A3">
      <w:pPr>
        <w:pageBreakBefore w:val="0"/>
        <w:spacing w:before="200" w:lineRule="auto"/>
        <w:ind w:left="0" w:firstLine="0"/>
        <w:jc w:val="both"/>
        <w:rPr>
          <w:color w:val="434343"/>
          <w:sz w:val="27"/>
          <w:szCs w:val="27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Eroarea relativă procentuală </w:t>
      </w:r>
      <m:oMath>
        <m:r>
          <m:t>ϵ</m:t>
        </m:r>
        <m:r>
          <w:rPr>
            <w:color w:val="434343"/>
            <w:sz w:val="27"/>
            <w:szCs w:val="27"/>
          </w:rPr>
          <m:t xml:space="preserve">=</m:t>
        </m:r>
        <m:d>
          <m:dPr>
            <m:begChr m:val="|"/>
            <m:endChr m:val="|"/>
            <m:ctrlPr>
              <w:rPr>
                <w:color w:val="434343"/>
                <w:sz w:val="27"/>
                <w:szCs w:val="27"/>
              </w:rPr>
            </m:ctrlPr>
          </m:dPr>
          <m:e>
            <m:f>
              <m:fPr>
                <m:ctrlPr>
                  <w:rPr>
                    <w:color w:val="434343"/>
                    <w:sz w:val="27"/>
                    <w:szCs w:val="27"/>
                  </w:rPr>
                </m:ctrlPr>
              </m:fPr>
              <m:num>
                <m:sSup>
                  <m:sSupPr>
                    <m:ctrlPr>
                      <w:rPr>
                        <w:color w:val="434343"/>
                        <w:sz w:val="27"/>
                        <w:szCs w:val="27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color w:val="434343"/>
                            <w:sz w:val="27"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r</m:t>
                        </m:r>
                      </m:sub>
                    </m:sSub>
                  </m:e>
                  <m:sup>
                    <m:r>
                      <w:rPr>
                        <w:color w:val="434343"/>
                        <w:sz w:val="27"/>
                        <w:szCs w:val="27"/>
                      </w:rPr>
                      <m:t xml:space="preserve">new</m:t>
                    </m:r>
                  </m:sup>
                </m:sSup>
                <m:r>
                  <w:rPr>
                    <w:color w:val="434343"/>
                    <w:sz w:val="27"/>
                    <w:szCs w:val="27"/>
                  </w:rPr>
                  <m:t xml:space="preserve">-</m:t>
                </m:r>
                <m:sSup>
                  <m:sSupPr>
                    <m:ctrlPr>
                      <w:rPr>
                        <w:color w:val="434343"/>
                        <w:sz w:val="27"/>
                        <w:szCs w:val="27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color w:val="434343"/>
                            <w:sz w:val="27"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r</m:t>
                        </m:r>
                      </m:sub>
                    </m:sSub>
                  </m:e>
                  <m:sup>
                    <m:r>
                      <w:rPr>
                        <w:color w:val="434343"/>
                        <w:sz w:val="27"/>
                        <w:szCs w:val="27"/>
                      </w:rPr>
                      <m:t xml:space="preserve">old</m:t>
                    </m:r>
                  </m:sup>
                </m:sSup>
              </m:num>
              <m:den>
                <m:sSup>
                  <m:sSupPr>
                    <m:ctrlPr>
                      <w:rPr>
                        <w:color w:val="434343"/>
                        <w:sz w:val="27"/>
                        <w:szCs w:val="27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color w:val="434343"/>
                            <w:sz w:val="27"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r</m:t>
                        </m:r>
                      </m:sub>
                    </m:sSub>
                  </m:e>
                  <m:sup>
                    <m:r>
                      <w:rPr>
                        <w:color w:val="434343"/>
                        <w:sz w:val="27"/>
                        <w:szCs w:val="27"/>
                      </w:rPr>
                      <m:t xml:space="preserve">new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Avantaje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este mereu convergentă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"/>
        </w:numPr>
        <w:spacing w:before="20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pentru o eroare acceptată tol, se poate calcula numărul de iterații ce trebuie parcurse pentru a se ajunge la aproximarea dorită a rădăcinii, conform formulei </w:t>
      </w:r>
      <m:oMath>
        <m:r>
          <w:rPr>
            <w:color w:val="434343"/>
            <w:sz w:val="25"/>
            <w:szCs w:val="25"/>
          </w:rPr>
          <m:t xml:space="preserve">n=lo</m:t>
        </m:r>
        <m:sSub>
          <m:sSubPr>
            <m:ctrlPr>
              <w:rPr>
                <w:color w:val="434343"/>
                <w:sz w:val="25"/>
                <w:szCs w:val="25"/>
              </w:rPr>
            </m:ctrlPr>
          </m:sSubPr>
          <m:e>
            <m:r>
              <w:rPr>
                <w:color w:val="434343"/>
                <w:sz w:val="25"/>
                <w:szCs w:val="25"/>
              </w:rPr>
              <m:t xml:space="preserve">g</m:t>
            </m:r>
          </m:e>
          <m:sub>
            <m:r>
              <w:rPr>
                <w:color w:val="434343"/>
                <w:sz w:val="25"/>
                <w:szCs w:val="25"/>
              </w:rPr>
              <m:t xml:space="preserve">2</m:t>
            </m:r>
          </m:sub>
        </m:sSub>
        <m:r>
          <w:rPr>
            <w:color w:val="434343"/>
            <w:sz w:val="25"/>
            <w:szCs w:val="25"/>
          </w:rPr>
          <m:t xml:space="preserve">(</m:t>
        </m:r>
        <m:f>
          <m:fPr>
            <m:ctrlPr>
              <w:rPr>
                <w:color w:val="434343"/>
                <w:sz w:val="25"/>
                <w:szCs w:val="25"/>
              </w:rPr>
            </m:ctrlPr>
          </m:fPr>
          <m:num>
            <m:r>
              <w:rPr>
                <w:color w:val="434343"/>
                <w:sz w:val="25"/>
                <w:szCs w:val="25"/>
              </w:rPr>
              <m:t xml:space="preserve">b-a</m:t>
            </m:r>
          </m:num>
          <m:den>
            <m:r>
              <w:rPr>
                <w:color w:val="434343"/>
                <w:sz w:val="25"/>
                <w:szCs w:val="25"/>
              </w:rPr>
              <m:t xml:space="preserve">tol</m:t>
            </m:r>
          </m:den>
        </m:f>
        <m:r>
          <w:rPr>
            <w:color w:val="434343"/>
            <w:sz w:val="25"/>
            <w:szCs w:val="25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Dezavantaje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convergență slabă, necesită un număr mare de pași</w:t>
      </w:r>
    </w:p>
    <w:p w:rsidR="00000000" w:rsidDel="00000000" w:rsidP="00000000" w:rsidRDefault="00000000" w:rsidRPr="00000000" w14:paraId="000000A7">
      <w:pPr>
        <w:pageBreakBefore w:val="0"/>
        <w:spacing w:before="200" w:lineRule="auto"/>
        <w:ind w:left="0" w:firstLine="0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br w:type="textWrapping"/>
        <w:t xml:space="preserve">Metoda secantei</w:t>
      </w:r>
    </w:p>
    <w:p w:rsidR="00000000" w:rsidDel="00000000" w:rsidP="00000000" w:rsidRDefault="00000000" w:rsidRPr="00000000" w14:paraId="000000A8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Aproximarea rădăcinii, îın intervalul </w:t>
      </w:r>
      <m:oMath>
        <m:r>
          <w:rPr>
            <w:color w:val="434343"/>
            <w:sz w:val="19"/>
            <w:szCs w:val="19"/>
          </w:rPr>
          <m:t xml:space="preserve">[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,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b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]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se consideră a fi intersecția dreptei care trece prin punctele </w:t>
      </w:r>
      <m:oMath>
        <m:r>
          <w:rPr>
            <w:color w:val="434343"/>
            <w:sz w:val="19"/>
            <w:szCs w:val="19"/>
          </w:rPr>
          <m:t xml:space="preserve">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. f(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)) și 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b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,f(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b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))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cu axa Ox, adică</w:t>
      </w:r>
    </w:p>
    <w:p w:rsidR="00000000" w:rsidDel="00000000" w:rsidP="00000000" w:rsidRDefault="00000000" w:rsidRPr="00000000" w14:paraId="000000A9">
      <w:pPr>
        <w:pageBreakBefore w:val="0"/>
        <w:spacing w:before="200" w:lineRule="auto"/>
        <w:jc w:val="center"/>
        <w:rPr>
          <w:color w:val="434343"/>
          <w:sz w:val="27"/>
          <w:szCs w:val="27"/>
          <w:shd w:fill="ffde94" w:val="clear"/>
        </w:rPr>
      </w:pPr>
      <m:oMath>
        <m:sSub>
          <m:sSubPr>
            <m:ctrlPr>
              <w:rPr>
                <w:color w:val="434343"/>
                <w:sz w:val="27"/>
                <w:szCs w:val="27"/>
                <w:shd w:fill="ffde94" w:val="clear"/>
              </w:rPr>
            </m:ctrlPr>
          </m:sSubPr>
          <m:e>
            <m:r>
              <w:rPr>
                <w:color w:val="434343"/>
                <w:sz w:val="27"/>
                <w:szCs w:val="27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7"/>
                <w:szCs w:val="27"/>
                <w:shd w:fill="ffde94" w:val="clear"/>
              </w:rPr>
              <m:t xml:space="preserve">i+1</m:t>
            </m:r>
          </m:sub>
        </m:sSub>
        <m:r>
          <w:rPr>
            <w:color w:val="434343"/>
            <w:sz w:val="27"/>
            <w:szCs w:val="27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7"/>
                <w:szCs w:val="27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 </m:t>
            </m:r>
            <m:r>
              <w:rPr>
                <w:color w:val="434343"/>
                <w:sz w:val="27"/>
                <w:szCs w:val="27"/>
                <w:shd w:fill="ffde94" w:val="clear"/>
              </w:rPr>
              <m:t>⋅</m:t>
            </m:r>
            <m:r>
              <w:rPr>
                <w:color w:val="434343"/>
                <w:sz w:val="27"/>
                <w:szCs w:val="27"/>
                <w:shd w:fill="ffde94" w:val="clear"/>
              </w:rPr>
              <m:t xml:space="preserve"> f(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 - 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 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>⋅</m:t>
            </m:r>
            <m:r>
              <w:rPr>
                <w:color w:val="434343"/>
                <w:sz w:val="27"/>
                <w:szCs w:val="27"/>
                <w:shd w:fill="ffde94" w:val="clear"/>
              </w:rPr>
              <m:t xml:space="preserve"> f(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</m:t>
            </m:r>
          </m:num>
          <m:den>
            <m:r>
              <w:rPr>
                <w:color w:val="434343"/>
                <w:sz w:val="27"/>
                <w:szCs w:val="27"/>
                <w:shd w:fill="ffde94" w:val="clear"/>
              </w:rPr>
              <m:t xml:space="preserve">f(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 - f(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Apoi, se consideră subintervalul care are la unul dintre capete pe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i+1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în manieră similară cu metoda bisecției. Același criteriu de oprire: eroarea relativă procentuală </w:t>
      </w:r>
      <m:oMath>
        <m:r>
          <m:t>ϵ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, poate fi folosit.</w:t>
      </w:r>
    </w:p>
    <w:p w:rsidR="00000000" w:rsidDel="00000000" w:rsidP="00000000" w:rsidRDefault="00000000" w:rsidRPr="00000000" w14:paraId="000000AB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tangentei</w:t>
        <w:br w:type="textWrapping"/>
        <w:t xml:space="preserve"> (Newton Raphson)</w:t>
      </w:r>
    </w:p>
    <w:p w:rsidR="00000000" w:rsidDel="00000000" w:rsidP="00000000" w:rsidRDefault="00000000" w:rsidRPr="00000000" w14:paraId="000000AD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 pornește cu o valoare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de început, apoi se deduce o estimare mai bună pentru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i+1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AE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 duce o tangentă la curba din punctul de coordonate </w:t>
      </w:r>
      <m:oMath>
        <m:r>
          <w:rPr>
            <w:color w:val="434343"/>
            <w:sz w:val="19"/>
            <w:szCs w:val="19"/>
          </w:rPr>
          <m:t xml:space="preserve">[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, f(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before="200" w:lineRule="auto"/>
        <w:jc w:val="center"/>
        <w:rPr>
          <w:color w:val="434343"/>
          <w:sz w:val="27"/>
          <w:szCs w:val="27"/>
          <w:shd w:fill="ffde94" w:val="clear"/>
        </w:rPr>
      </w:pPr>
      <m:oMath>
        <m:sSub>
          <m:sSubPr>
            <m:ctrlPr>
              <w:rPr>
                <w:color w:val="434343"/>
                <w:sz w:val="27"/>
                <w:szCs w:val="27"/>
                <w:shd w:fill="ffde94" w:val="clear"/>
              </w:rPr>
            </m:ctrlPr>
          </m:sSubPr>
          <m:e>
            <m:r>
              <w:rPr>
                <w:color w:val="434343"/>
                <w:sz w:val="27"/>
                <w:szCs w:val="27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7"/>
                <w:szCs w:val="27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7"/>
            <w:szCs w:val="27"/>
            <w:shd w:fill="ffde94" w:val="clear"/>
          </w:rPr>
          <m:t xml:space="preserve">=</m:t>
        </m:r>
        <m:sSub>
          <m:sSubPr>
            <m:ctrlPr>
              <w:rPr>
                <w:color w:val="434343"/>
                <w:sz w:val="27"/>
                <w:szCs w:val="27"/>
                <w:shd w:fill="ffde94" w:val="clear"/>
              </w:rPr>
            </m:ctrlPr>
          </m:sSubPr>
          <m:e>
            <m:r>
              <w:rPr>
                <w:color w:val="434343"/>
                <w:sz w:val="27"/>
                <w:szCs w:val="27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7"/>
                <w:szCs w:val="27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7"/>
            <w:szCs w:val="27"/>
            <w:shd w:fill="ffde94" w:val="clear"/>
          </w:rPr>
          <m:t xml:space="preserve">-</m:t>
        </m:r>
        <m:f>
          <m:fPr>
            <m:ctrlPr>
              <w:rPr>
                <w:color w:val="434343"/>
                <w:sz w:val="27"/>
                <w:szCs w:val="27"/>
                <w:shd w:fill="ffde94" w:val="clear"/>
              </w:rPr>
            </m:ctrlPr>
          </m:fPr>
          <m:num>
            <m:r>
              <w:rPr>
                <w:color w:val="434343"/>
                <w:sz w:val="27"/>
                <w:szCs w:val="27"/>
                <w:shd w:fill="ffde94" w:val="clear"/>
              </w:rPr>
              <m:t xml:space="preserve">f(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x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</m:t>
            </m:r>
          </m:num>
          <m:den>
            <m:r>
              <w:rPr>
                <w:color w:val="434343"/>
                <w:sz w:val="27"/>
                <w:szCs w:val="27"/>
                <w:shd w:fill="ffde94" w:val="clear"/>
              </w:rPr>
              <m:t xml:space="preserve">f'(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x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Eroarea la iterația curentă este proporțională cu pătratul erorii la iterația precedentă, ceea ce, aproximativ, înseamnă că la fiecare iterație numărul de zecimale corect calculate din rădăcină se dublează.</w:t>
      </w:r>
    </w:p>
    <w:p w:rsidR="00000000" w:rsidDel="00000000" w:rsidP="00000000" w:rsidRDefault="00000000" w:rsidRPr="00000000" w14:paraId="000000B1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Nu converge dacă aproximația inițială nu este aleasă aproape de soluția reală.</w:t>
      </w:r>
    </w:p>
    <w:p w:rsidR="00000000" w:rsidDel="00000000" w:rsidP="00000000" w:rsidRDefault="00000000" w:rsidRPr="00000000" w14:paraId="000000B2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aproximațiilor succesive</w:t>
      </w:r>
    </w:p>
    <w:p w:rsidR="00000000" w:rsidDel="00000000" w:rsidP="00000000" w:rsidRDefault="00000000" w:rsidRPr="00000000" w14:paraId="000000B4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f(x) = 0 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se rescrie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ca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r>
          <w:rPr>
            <w:color w:val="434343"/>
            <w:sz w:val="19"/>
            <w:szCs w:val="19"/>
          </w:rPr>
          <m:t xml:space="preserve">x = g(x)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Avantaj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- furnizează o formulă prin care se poate calcula o nouă valoare a lui x ca o funcție g aplicată vechii valori a lui x</w:t>
      </w:r>
    </w:p>
    <w:p w:rsidR="00000000" w:rsidDel="00000000" w:rsidP="00000000" w:rsidRDefault="00000000" w:rsidRPr="00000000" w14:paraId="000000B6">
      <w:pPr>
        <w:pageBreakBefore w:val="0"/>
        <w:spacing w:before="200" w:lineRule="auto"/>
        <w:jc w:val="center"/>
        <w:rPr>
          <w:color w:val="434343"/>
          <w:sz w:val="25"/>
          <w:szCs w:val="25"/>
          <w:shd w:fill="ffde94" w:val="clear"/>
        </w:rPr>
      </w:pPr>
      <m:oMath>
        <m:sSub>
          <m:sSubPr>
            <m:ctrlPr>
              <w:rPr>
                <w:color w:val="434343"/>
                <w:sz w:val="25"/>
                <w:szCs w:val="25"/>
                <w:shd w:fill="ffde94" w:val="clear"/>
              </w:rPr>
            </m:ctrlPr>
          </m:sSubPr>
          <m:e>
            <m:r>
              <w:rPr>
                <w:color w:val="434343"/>
                <w:sz w:val="25"/>
                <w:szCs w:val="25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5"/>
                <w:szCs w:val="25"/>
                <w:shd w:fill="ffde94" w:val="clear"/>
              </w:rPr>
              <m:t xml:space="preserve">i+1</m:t>
            </m:r>
          </m:sub>
        </m:sSub>
        <m:r>
          <w:rPr>
            <w:color w:val="434343"/>
            <w:sz w:val="25"/>
            <w:szCs w:val="25"/>
            <w:shd w:fill="ffde94" w:val="clear"/>
          </w:rPr>
          <m:t xml:space="preserve">=g(</m:t>
        </m:r>
        <m:sSub>
          <m:sSubPr>
            <m:ctrlPr>
              <w:rPr>
                <w:color w:val="434343"/>
                <w:sz w:val="25"/>
                <w:szCs w:val="25"/>
                <w:shd w:fill="ffde94" w:val="clear"/>
              </w:rPr>
            </m:ctrlPr>
          </m:sSubPr>
          <m:e>
            <m:r>
              <w:rPr>
                <w:color w:val="434343"/>
                <w:sz w:val="25"/>
                <w:szCs w:val="25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5"/>
                <w:szCs w:val="25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5"/>
            <w:szCs w:val="25"/>
            <w:shd w:fill="ffde94" w:val="clear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Această metodă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converge liniar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(eroarea la pasul i este proporțională cu eroarea la pasul i-1 înmulțită cu un factor subunitar)  dacă </w:t>
      </w:r>
      <m:oMath>
        <m:d>
          <m:dPr>
            <m:begChr m:val="|"/>
            <m:endChr m:val="|"/>
            <m:ctrlPr>
              <w:rPr>
                <w:color w:val="434343"/>
                <w:sz w:val="19"/>
                <w:szCs w:val="19"/>
                <w:shd w:fill="ffde94" w:val="clear"/>
              </w:rPr>
            </m:ctrlPr>
          </m:d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g'(x)</m:t>
            </m:r>
          </m:e>
        </m:d>
        <m:r>
          <w:rPr>
            <w:color w:val="434343"/>
            <w:sz w:val="19"/>
            <w:szCs w:val="19"/>
            <w:shd w:fill="ffde94" w:val="clear"/>
          </w:rPr>
          <m:t xml:space="preserve">&lt;1  </m:t>
        </m:r>
        <m:r>
          <w:rPr>
            <w:color w:val="434343"/>
            <w:sz w:val="19"/>
            <w:szCs w:val="19"/>
            <w:shd w:fill="ffde94" w:val="clear"/>
          </w:rPr>
          <m:t>∀</m:t>
        </m:r>
        <m:r>
          <w:rPr>
            <w:color w:val="434343"/>
            <w:sz w:val="19"/>
            <w:szCs w:val="19"/>
            <w:shd w:fill="ffde94" w:val="clear"/>
          </w:rPr>
          <m:t xml:space="preserve"> x</m:t>
        </m:r>
        <m:r>
          <w:rPr>
            <w:color w:val="434343"/>
            <w:sz w:val="19"/>
            <w:szCs w:val="19"/>
            <w:shd w:fill="ffde94" w:val="clear"/>
          </w:rPr>
          <m:t>∈</m:t>
        </m:r>
        <m:r>
          <w:rPr>
            <w:color w:val="434343"/>
            <w:sz w:val="19"/>
            <w:szCs w:val="19"/>
            <w:shd w:fill="ffde94" w:val="clear"/>
          </w:rPr>
          <m:t xml:space="preserve">(a,b)</m:t>
        </m:r>
      </m:oMath>
      <w:r w:rsidDel="00000000" w:rsidR="00000000" w:rsidRPr="00000000">
        <w:rPr>
          <w:color w:val="434343"/>
          <w:sz w:val="19"/>
          <w:szCs w:val="19"/>
          <w:shd w:fill="ffde94" w:val="clear"/>
          <w:rtl w:val="0"/>
        </w:rPr>
        <w:t xml:space="preserve">.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Altfel,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metoda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este divergentă.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19"/>
        </w:numPr>
        <w:spacing w:before="20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punct fix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p -&gt; g(p)=p</w:t>
      </w:r>
    </w:p>
    <w:p w:rsidR="00000000" w:rsidDel="00000000" w:rsidP="00000000" w:rsidRDefault="00000000" w:rsidRPr="00000000" w14:paraId="000000B9">
      <w:pPr>
        <w:pageBreakBefore w:val="0"/>
        <w:spacing w:before="200" w:lineRule="auto"/>
        <w:ind w:left="0" w:firstLine="0"/>
        <w:jc w:val="both"/>
        <w:rPr>
          <w:b w:val="1"/>
          <w:color w:val="434343"/>
          <w:sz w:val="19"/>
          <w:szCs w:val="19"/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before="200" w:lineRule="auto"/>
        <w:ind w:left="0" w:firstLine="0"/>
        <w:jc w:val="center"/>
        <w:rPr>
          <w:b w:val="1"/>
          <w:color w:val="434343"/>
          <w:sz w:val="21"/>
          <w:szCs w:val="21"/>
          <w:highlight w:val="green"/>
        </w:rPr>
      </w:pPr>
      <w:r w:rsidDel="00000000" w:rsidR="00000000" w:rsidRPr="00000000">
        <w:rPr>
          <w:b w:val="1"/>
          <w:color w:val="434343"/>
          <w:sz w:val="21"/>
          <w:szCs w:val="21"/>
          <w:highlight w:val="green"/>
          <w:rtl w:val="0"/>
        </w:rPr>
        <w:t xml:space="preserve">De aici începe materia pt examenul final!</w:t>
      </w:r>
    </w:p>
    <w:p w:rsidR="00000000" w:rsidDel="00000000" w:rsidP="00000000" w:rsidRDefault="00000000" w:rsidRPr="00000000" w14:paraId="000000BB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a64d79"/>
          <w:sz w:val="24"/>
          <w:szCs w:val="24"/>
          <w:rtl w:val="0"/>
        </w:rPr>
        <w:t xml:space="preserve">Vectori și valori proprii</w:t>
      </w:r>
    </w:p>
    <w:p w:rsidR="00000000" w:rsidDel="00000000" w:rsidP="00000000" w:rsidRDefault="00000000" w:rsidRPr="00000000" w14:paraId="000000BC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Ax = λx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-&gt; </w:t>
      </w:r>
      <m:oMath>
        <m:r>
          <m:t>λ</m:t>
        </m:r>
        <m:r>
          <w:rPr>
            <w:color w:val="434343"/>
            <w:sz w:val="19"/>
            <w:szCs w:val="19"/>
          </w:rPr>
          <m:t xml:space="preserve"> valoare proprie, x vector propriu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Sistemul admite soluții (=) </w:t>
      </w:r>
      <m:oMath>
        <m:r>
          <w:rPr>
            <w:color w:val="434343"/>
            <w:sz w:val="19"/>
            <w:szCs w:val="19"/>
          </w:rPr>
          <m:t xml:space="preserve">p(</m:t>
        </m:r>
        <m:r>
          <w:rPr>
            <w:color w:val="434343"/>
            <w:sz w:val="19"/>
            <w:szCs w:val="19"/>
          </w:rPr>
          <m:t>λ</m:t>
        </m:r>
        <m:r>
          <w:rPr>
            <w:color w:val="434343"/>
            <w:sz w:val="19"/>
            <w:szCs w:val="19"/>
          </w:rPr>
          <m:t xml:space="preserve">)=det(λ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>⋅</m:t>
            </m:r>
            <m:r>
              <w:rPr>
                <w:color w:val="434343"/>
                <w:sz w:val="19"/>
                <w:szCs w:val="19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</w:rPr>
              <m:t xml:space="preserve">n</m:t>
            </m:r>
          </m:sub>
        </m:sSub>
        <m:r>
          <w:rPr>
            <w:color w:val="434343"/>
            <w:sz w:val="19"/>
            <w:szCs w:val="19"/>
          </w:rPr>
          <m:t xml:space="preserve">−A) = 0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(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polinom caracteristic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, respectiv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ecuație caracteristică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E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Spectrul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de valori proprii </w:t>
      </w:r>
      <m:oMath>
        <m:r>
          <w:rPr>
            <w:color w:val="434343"/>
            <w:sz w:val="19"/>
            <w:szCs w:val="19"/>
          </w:rPr>
          <m:t xml:space="preserve">λ(A) = {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λ</m:t>
            </m:r>
          </m:e>
          <m:sub>
            <m:r>
              <w:rPr>
                <w:color w:val="434343"/>
                <w:sz w:val="19"/>
                <w:szCs w:val="19"/>
              </w:rPr>
              <m:t xml:space="preserve">1</m:t>
            </m:r>
          </m:sub>
        </m:sSub>
        <m:r>
          <w:rPr>
            <w:color w:val="434343"/>
            <w:sz w:val="19"/>
            <w:szCs w:val="19"/>
          </w:rPr>
          <m:t xml:space="preserve">,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λ</m:t>
            </m:r>
          </m:e>
          <m:sub>
            <m:r>
              <w:rPr>
                <w:color w:val="434343"/>
                <w:sz w:val="19"/>
                <w:szCs w:val="19"/>
              </w:rPr>
              <m:t xml:space="preserve">2</m:t>
            </m:r>
          </m:sub>
        </m:sSub>
        <m:r>
          <w:rPr>
            <w:color w:val="434343"/>
            <w:sz w:val="19"/>
            <w:szCs w:val="19"/>
          </w:rPr>
          <m:t xml:space="preserve">, ...,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λ</m:t>
            </m:r>
          </m:e>
          <m:sub>
            <m:r>
              <w:rPr>
                <w:color w:val="434343"/>
                <w:sz w:val="19"/>
                <w:szCs w:val="19"/>
              </w:rPr>
              <m:t xml:space="preserve">n</m:t>
            </m:r>
          </m:sub>
        </m:sSub>
        <m:r>
          <w:rPr>
            <w:color w:val="434343"/>
            <w:sz w:val="19"/>
            <w:szCs w:val="19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before="200" w:lineRule="auto"/>
        <w:ind w:left="0" w:firstLine="0"/>
        <w:jc w:val="both"/>
        <w:rPr>
          <w:color w:val="434343"/>
          <w:sz w:val="23"/>
          <w:szCs w:val="23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Raza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spectrală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 </w:t>
      </w:r>
      <m:oMath>
        <m:r>
          <m:t>ρ</m:t>
        </m:r>
        <m:r>
          <w:rPr>
            <w:color w:val="434343"/>
            <w:sz w:val="23"/>
            <w:szCs w:val="23"/>
          </w:rPr>
          <m:t xml:space="preserve">(A) = </m:t>
        </m:r>
        <m:r>
          <w:rPr>
            <w:color w:val="434343"/>
            <w:sz w:val="23"/>
            <w:szCs w:val="23"/>
          </w:rPr>
          <m:t xml:space="preserve">ma</m:t>
        </m:r>
        <m:sSub>
          <m:sSubPr>
            <m:ctrlPr>
              <w:rPr>
                <w:color w:val="434343"/>
                <w:sz w:val="23"/>
                <w:szCs w:val="23"/>
              </w:rPr>
            </m:ctrlPr>
          </m:sSubPr>
          <m:e>
            <m:r>
              <w:rPr>
                <w:color w:val="434343"/>
                <w:sz w:val="23"/>
                <w:szCs w:val="23"/>
              </w:rPr>
              <m:t xml:space="preserve">x</m:t>
            </m:r>
          </m:e>
          <m:sub>
            <m:sSub>
              <m:sSubPr>
                <m:ctrlPr>
                  <w:rPr>
                    <w:color w:val="434343"/>
                    <w:sz w:val="23"/>
                    <w:szCs w:val="23"/>
                  </w:rPr>
                </m:ctrlPr>
              </m:sSubPr>
              <m:e>
                <m:r>
                  <w:rPr>
                    <w:color w:val="434343"/>
                    <w:sz w:val="23"/>
                    <w:szCs w:val="23"/>
                  </w:rPr>
                  <m:t>λ</m:t>
                </m:r>
              </m:e>
              <m:sub>
                <m:r>
                  <w:rPr>
                    <w:color w:val="434343"/>
                    <w:sz w:val="23"/>
                    <w:szCs w:val="23"/>
                  </w:rPr>
                  <m:t xml:space="preserve">i</m:t>
                </m:r>
              </m:sub>
            </m:sSub>
            <m:r>
              <w:rPr>
                <w:color w:val="434343"/>
                <w:sz w:val="23"/>
                <w:szCs w:val="23"/>
              </w:rPr>
              <m:t>∈</m:t>
            </m:r>
            <m:r>
              <w:rPr>
                <w:color w:val="434343"/>
                <w:sz w:val="23"/>
                <w:szCs w:val="23"/>
              </w:rPr>
              <m:t>λ</m:t>
            </m:r>
            <m:r>
              <w:rPr>
                <w:color w:val="434343"/>
                <w:sz w:val="23"/>
                <w:szCs w:val="23"/>
              </w:rPr>
              <m:t xml:space="preserve">(A)</m:t>
            </m:r>
          </m:sub>
        </m:sSub>
        <m:r>
          <w:rPr>
            <w:color w:val="434343"/>
            <w:sz w:val="23"/>
            <w:szCs w:val="23"/>
          </w:rPr>
          <m:t xml:space="preserve">(|</m:t>
        </m:r>
        <m:sSub>
          <m:sSubPr>
            <m:ctrlPr>
              <w:rPr>
                <w:color w:val="434343"/>
                <w:sz w:val="23"/>
                <w:szCs w:val="23"/>
              </w:rPr>
            </m:ctrlPr>
          </m:sSubPr>
          <m:e>
            <m:r>
              <w:rPr>
                <w:color w:val="434343"/>
                <w:sz w:val="23"/>
                <w:szCs w:val="23"/>
              </w:rPr>
              <m:t>λ</m:t>
            </m:r>
          </m:e>
          <m:sub>
            <m:r>
              <w:rPr>
                <w:color w:val="434343"/>
                <w:sz w:val="23"/>
                <w:szCs w:val="23"/>
              </w:rPr>
              <m:t xml:space="preserve">i</m:t>
            </m:r>
          </m:sub>
        </m:sSub>
        <m:r>
          <w:rPr>
            <w:color w:val="434343"/>
            <w:sz w:val="23"/>
            <w:szCs w:val="23"/>
          </w:rPr>
          <m:t xml:space="preserve">|)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before="200" w:lineRule="auto"/>
        <w:ind w:left="0" w:firstLine="0"/>
        <w:jc w:val="both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Transformări de asemănare</w:t>
      </w:r>
    </w:p>
    <w:p w:rsidR="00000000" w:rsidDel="00000000" w:rsidP="00000000" w:rsidRDefault="00000000" w:rsidRPr="00000000" w14:paraId="000000C1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  <w:u w:val="singl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A,B asemenea =&gt; </w:t>
      </w:r>
      <m:oMath>
        <m:r>
          <m:t>∃</m:t>
        </m:r>
        <m:r>
          <w:rPr>
            <w:color w:val="434343"/>
            <w:sz w:val="19"/>
            <w:szCs w:val="19"/>
          </w:rPr>
          <m:t xml:space="preserve"> </m:t>
        </m:r>
        <m:r>
          <w:rPr>
            <w:color w:val="434343"/>
            <w:sz w:val="19"/>
            <w:szCs w:val="19"/>
          </w:rPr>
          <m:t xml:space="preserve">T</m:t>
        </m:r>
        <m:r>
          <w:rPr>
            <w:color w:val="434343"/>
            <w:sz w:val="19"/>
            <w:szCs w:val="19"/>
          </w:rPr>
          <m:t xml:space="preserve"> a.î. B=TA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T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;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proprietăți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17"/>
        </w:numPr>
        <w:spacing w:after="0" w:afterAutospacing="0" w:before="200" w:lineRule="auto"/>
        <w:ind w:left="720" w:hanging="360"/>
        <w:jc w:val="both"/>
        <w:rPr>
          <w:color w:val="434343"/>
          <w:sz w:val="19"/>
          <w:szCs w:val="19"/>
          <w:u w:val="none"/>
        </w:rPr>
      </w:pPr>
      <m:oMath>
        <m:r>
          <w:rPr>
            <w:color w:val="434343"/>
            <w:sz w:val="19"/>
            <w:szCs w:val="19"/>
          </w:rPr>
          <m:t xml:space="preserve">λ(A) = λ(B)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(aceleași valori proprii)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17"/>
        </w:numPr>
        <w:spacing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x vector propriu al lui A =&gt;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y=Tx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este vector propriu al l</w:t>
      </w:r>
      <w:del w:author="Anonymous" w:id="18" w:date="2022-05-06T20:49:31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u</w:delText>
        </w:r>
      </w:del>
      <w:r w:rsidDel="00000000" w:rsidR="00000000" w:rsidRPr="00000000">
        <w:rPr>
          <w:color w:val="434343"/>
          <w:sz w:val="19"/>
          <w:szCs w:val="19"/>
          <w:rtl w:val="0"/>
        </w:rPr>
        <w:t xml:space="preserve">i B pentru aceeași valoare propr</w:t>
      </w:r>
      <w:del w:author="Anonymous" w:id="19" w:date="2022-05-06T20:49:20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ie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before="200" w:lineRule="auto"/>
        <w:ind w:left="0" w:firstLine="0"/>
        <w:jc w:val="both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Forma Schur reală a unei matrice</w:t>
      </w:r>
    </w:p>
    <w:p w:rsidR="00000000" w:rsidDel="00000000" w:rsidP="00000000" w:rsidRDefault="00000000" w:rsidRPr="00000000" w14:paraId="000000C5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Pt orice matrice A există o matrice unitare Q astfel încât </w:t>
      </w:r>
      <m:oMath>
        <m:r>
          <w:rPr>
            <w:color w:val="434343"/>
            <w:sz w:val="19"/>
            <w:szCs w:val="19"/>
          </w:rPr>
          <m:t xml:space="preserve">S=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Q</m:t>
            </m:r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  <m:r>
          <w:rPr>
            <w:color w:val="434343"/>
            <w:sz w:val="19"/>
            <w:szCs w:val="19"/>
          </w:rPr>
          <m:t xml:space="preserve">AQ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unitar asemenea cu A este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superior triunghiulară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Pentru A matrice de valori reale Q este ortogonală și A are structură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cvasi-superior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triunghiulară. Blocurile diagonale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S</m:t>
            </m:r>
          </m:e>
          <m:sub>
            <m:r>
              <w:rPr>
                <w:color w:val="434343"/>
                <w:sz w:val="19"/>
                <w:szCs w:val="19"/>
              </w:rPr>
              <m:t xml:space="preserve">ii</m:t>
            </m:r>
          </m:sub>
        </m:sSub>
        <m:r>
          <w:rPr>
            <w:color w:val="434343"/>
            <w:sz w:val="19"/>
            <w:szCs w:val="19"/>
          </w:rPr>
          <m:t xml:space="preserve">, </m:t>
        </m:r>
        <m:r>
          <w:rPr>
            <w:color w:val="434343"/>
            <w:sz w:val="19"/>
            <w:szCs w:val="19"/>
          </w:rPr>
          <m:t xml:space="preserve">i</m:t>
        </m:r>
        <m:r>
          <w:rPr>
            <w:color w:val="434343"/>
            <w:sz w:val="19"/>
            <w:szCs w:val="19"/>
          </w:rPr>
          <m:t xml:space="preserve"> = 1 : q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sunt matrice 1 × 1 sau 2 × 2. Matricele de dimensiune 2 × 2 au valorile proprii complexe. .  Matricea S =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forma Schur reală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a matricei 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121920</wp:posOffset>
            </wp:positionH>
            <wp:positionV relativeFrom="paragraph">
              <wp:posOffset>1083463</wp:posOffset>
            </wp:positionV>
            <wp:extent cx="2200275" cy="92987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40549" l="38963" r="33741" t="3874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29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</w:rPr>
        <w:drawing>
          <wp:inline distB="114300" distT="114300" distL="114300" distR="114300">
            <wp:extent cx="2528319" cy="86452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2006" l="37165" r="7266" t="44079"/>
                    <a:stretch>
                      <a:fillRect/>
                    </a:stretch>
                  </pic:blipFill>
                  <pic:spPr>
                    <a:xfrm>
                      <a:off x="0" y="0"/>
                      <a:ext cx="2528319" cy="864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 numerice pentru determinarea vectorilor și a valorilor proprii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- Metoda puterii directe, metoda puterii inverse, metoda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deflației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, metoda Householder, algoritmul QR cu deplasare explicită cu pași simpli, respectiv cu pași dubli</w:t>
      </w:r>
    </w:p>
    <w:p w:rsidR="00000000" w:rsidDel="00000000" w:rsidP="00000000" w:rsidRDefault="00000000" w:rsidRPr="00000000" w14:paraId="000000C9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puterii directe</w:t>
      </w:r>
    </w:p>
    <w:p w:rsidR="00000000" w:rsidDel="00000000" w:rsidP="00000000" w:rsidRDefault="00000000" w:rsidRPr="00000000" w14:paraId="000000CB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Generează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valoarea proprie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dominantă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(cea mai mare în modul) și vectorul propriu asociat</w:t>
      </w:r>
    </w:p>
    <w:p w:rsidR="00000000" w:rsidDel="00000000" w:rsidP="00000000" w:rsidRDefault="00000000" w:rsidRPr="00000000" w14:paraId="000000CC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Aproximație inițială y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(de normă unitară) având o componentă nenulă pe direcția vectorului propriu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1</m:t>
            </m:r>
          </m:sub>
        </m:sSub>
        <m:r>
          <w:rPr>
            <w:color w:val="434343"/>
            <w:sz w:val="19"/>
            <w:szCs w:val="19"/>
          </w:rPr>
          <m:t xml:space="preserve"> ∈ X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(mulțimea vectorilor proprii)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before="200" w:lineRule="auto"/>
        <w:ind w:left="0" w:firstLine="0"/>
        <w:jc w:val="both"/>
        <w:rPr>
          <w:b w:val="1"/>
          <w:color w:val="434343"/>
          <w:sz w:val="19"/>
          <w:szCs w:val="19"/>
          <w:u w:val="singl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M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etoda </w:t>
      </w:r>
      <w:r w:rsidDel="00000000" w:rsidR="00000000" w:rsidRPr="00000000">
        <w:rPr>
          <w:b w:val="1"/>
          <w:color w:val="434343"/>
          <w:sz w:val="19"/>
          <w:szCs w:val="19"/>
          <w:u w:val="single"/>
          <w:rtl w:val="0"/>
        </w:rPr>
        <w:t xml:space="preserve">converge mereu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indiferent de aproximația inițială (trebuie să fie de normă unitară), </w:t>
      </w:r>
      <w:r w:rsidDel="00000000" w:rsidR="00000000" w:rsidRPr="00000000">
        <w:rPr>
          <w:b w:val="1"/>
          <w:color w:val="434343"/>
          <w:sz w:val="19"/>
          <w:szCs w:val="19"/>
          <w:u w:val="single"/>
          <w:rtl w:val="0"/>
        </w:rPr>
        <w:t xml:space="preserve">metodă iterativă</w:t>
      </w:r>
    </w:p>
    <w:p w:rsidR="00000000" w:rsidDel="00000000" w:rsidP="00000000" w:rsidRDefault="00000000" w:rsidRPr="00000000" w14:paraId="000000CE">
      <w:pPr>
        <w:pageBreakBefore w:val="0"/>
        <w:spacing w:before="200" w:lineRule="auto"/>
        <w:jc w:val="both"/>
        <w:rPr>
          <w:b w:val="1"/>
          <w:color w:val="434343"/>
          <w:sz w:val="19"/>
          <w:szCs w:val="19"/>
          <w:u w:val="single"/>
        </w:rPr>
      </w:pPr>
      <w:r w:rsidDel="00000000" w:rsidR="00000000" w:rsidRPr="00000000">
        <w:rPr>
          <w:b w:val="1"/>
          <w:color w:val="434343"/>
          <w:sz w:val="19"/>
          <w:szCs w:val="19"/>
          <w:u w:val="single"/>
          <w:rtl w:val="0"/>
        </w:rPr>
        <w:t xml:space="preserve">Algoritm</w:t>
      </w:r>
    </w:p>
    <w:p w:rsidR="00000000" w:rsidDel="00000000" w:rsidP="00000000" w:rsidRDefault="00000000" w:rsidRPr="00000000" w14:paraId="000000CF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  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y</m:t>
            </m:r>
          </m:e>
          <m:sup>
            <m:r>
              <w:rPr>
                <w:color w:val="434343"/>
                <w:sz w:val="19"/>
                <w:szCs w:val="19"/>
              </w:rPr>
              <m:t xml:space="preserve">(0)</m:t>
            </m:r>
          </m:sup>
        </m:sSup>
        <m:r>
          <w:rPr>
            <w:color w:val="434343"/>
            <w:sz w:val="19"/>
            <w:szCs w:val="19"/>
          </w:rPr>
          <m:t xml:space="preserve">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before="200" w:lineRule="auto"/>
        <w:jc w:val="both"/>
        <w:rPr>
          <w:b w:val="1"/>
          <w:color w:val="434343"/>
          <w:sz w:val="19"/>
          <w:szCs w:val="19"/>
          <w:shd w:fill="ffde94" w:val="clear"/>
        </w:rPr>
      </w:pPr>
      <m:oMath>
        <m:r>
          <w:rPr>
            <w:b w:val="1"/>
            <w:color w:val="434343"/>
            <w:sz w:val="19"/>
            <w:szCs w:val="19"/>
            <w:shd w:fill="ffde94" w:val="clear"/>
          </w:rPr>
          <m:t xml:space="preserve">Pentru k = 1,2, ... max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before="200" w:lineRule="auto"/>
        <w:jc w:val="center"/>
        <w:rPr>
          <w:b w:val="1"/>
          <w:color w:val="434343"/>
          <w:sz w:val="21"/>
          <w:szCs w:val="21"/>
          <w:shd w:fill="ffde94" w:val="clear"/>
        </w:rPr>
      </w:pPr>
      <m:oMath>
        <m:r>
          <w:rPr>
            <w:b w:val="1"/>
            <w:color w:val="434343"/>
            <w:sz w:val="21"/>
            <w:szCs w:val="21"/>
            <w:shd w:fill="ffde94" w:val="clear"/>
          </w:rPr>
          <m:t xml:space="preserve">z</m:t>
        </m:r>
        <m:r>
          <w:rPr>
            <w:b w:val="1"/>
            <w:color w:val="434343"/>
            <w:sz w:val="21"/>
            <w:szCs w:val="21"/>
            <w:shd w:fill="ffde94" w:val="clear"/>
          </w:rPr>
          <m:t>←</m:t>
        </m:r>
        <m:r>
          <w:rPr>
            <w:b w:val="1"/>
            <w:color w:val="434343"/>
            <w:sz w:val="21"/>
            <w:szCs w:val="21"/>
            <w:shd w:fill="ffde94" w:val="clear"/>
          </w:rPr>
          <m:t xml:space="preserve">A</m:t>
        </m:r>
        <m:r>
          <w:rPr>
            <w:b w:val="1"/>
            <w:color w:val="434343"/>
            <w:sz w:val="21"/>
            <w:szCs w:val="21"/>
            <w:shd w:fill="ffde94" w:val="clear"/>
          </w:rPr>
          <m:t>⋅</m:t>
        </m:r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(k-1)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 xml:space="preserve">  </m:t>
        </m:r>
      </m:oMath>
      <w:r w:rsidDel="00000000" w:rsidR="00000000" w:rsidRPr="00000000">
        <w:rPr>
          <w:b w:val="1"/>
          <w:color w:val="434343"/>
          <w:sz w:val="21"/>
          <w:szCs w:val="21"/>
          <w:shd w:fill="ffde94" w:val="clear"/>
          <w:rtl w:val="0"/>
        </w:rPr>
        <w:t xml:space="preserve">  </w:t>
      </w:r>
      <m:oMath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>←</m:t>
        </m:r>
        <m:f>
          <m:f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fPr>
          <m:num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z</m:t>
            </m:r>
          </m:num>
          <m:den>
            <m:sSub>
              <m:sSubPr>
                <m:ctrlPr>
                  <w:rPr>
                    <w:b w:val="1"/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b w:val="1"/>
                        <w:color w:val="434343"/>
                        <w:sz w:val="21"/>
                        <w:szCs w:val="21"/>
                        <w:shd w:fill="ffde94" w:val="clear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b w:val="1"/>
                            <w:color w:val="434343"/>
                            <w:sz w:val="21"/>
                            <w:szCs w:val="21"/>
                            <w:shd w:fill="ffde94" w:val="clear"/>
                          </w:rPr>
                        </m:ctrlPr>
                      </m:dPr>
                      <m:e>
                        <m:r>
                          <w:rPr>
                            <w:b w:val="1"/>
                            <w:color w:val="434343"/>
                            <w:sz w:val="21"/>
                            <w:szCs w:val="21"/>
                            <w:shd w:fill="ffde94" w:val="clear"/>
                          </w:rPr>
                          <m:t xml:space="preserve">z</m:t>
                        </m:r>
                      </m:e>
                    </m:d>
                  </m:e>
                </m:d>
              </m:e>
              <m:sub>
                <m:r>
                  <w:rPr>
                    <w:b w:val="1"/>
                    <w:color w:val="434343"/>
                    <w:sz w:val="21"/>
                    <w:szCs w:val="21"/>
                    <w:shd w:fill="ffde94" w:val="clear"/>
                  </w:rPr>
                  <m:t xml:space="preserve">2</m:t>
                </m:r>
              </m:sub>
            </m:sSub>
          </m:den>
        </m:f>
      </m:oMath>
      <w:r w:rsidDel="00000000" w:rsidR="00000000" w:rsidRPr="00000000">
        <w:rPr>
          <w:b w:val="1"/>
          <w:color w:val="434343"/>
          <w:sz w:val="21"/>
          <w:szCs w:val="21"/>
          <w:shd w:fill="ffde94" w:val="clear"/>
          <w:rtl w:val="0"/>
        </w:rPr>
        <w:t xml:space="preserve">   </w:t>
      </w:r>
      <m:oMath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m:t>λ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>←</m:t>
        </m:r>
        <m:r>
          <w:rPr>
            <w:b w:val="1"/>
            <w:color w:val="434343"/>
            <w:sz w:val="21"/>
            <w:szCs w:val="21"/>
            <w:shd w:fill="ffde94" w:val="clear"/>
          </w:rPr>
          <m:t xml:space="preserve">(</m:t>
        </m:r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)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T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 xml:space="preserve">A</m:t>
        </m:r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Șirul </w:t>
      </w:r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m:t>λ</m:t>
            </m:r>
          </m:e>
          <m:sup>
            <m:r>
              <w:rPr>
                <w:color w:val="434343"/>
                <w:sz w:val="19"/>
                <w:szCs w:val="19"/>
              </w:rPr>
              <m:t xml:space="preserve">k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converge către valoarea proprie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dominantă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, iar </w:t>
      </w:r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y</m:t>
            </m:r>
          </m:e>
          <m:sup>
            <m:r>
              <w:rPr>
                <w:color w:val="434343"/>
                <w:sz w:val="19"/>
                <w:szCs w:val="19"/>
              </w:rPr>
              <m:t xml:space="preserve">k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către vectorul propriu unitar asociat.</w:t>
      </w:r>
    </w:p>
    <w:p w:rsidR="00000000" w:rsidDel="00000000" w:rsidP="00000000" w:rsidRDefault="00000000" w:rsidRPr="00000000" w14:paraId="000000D3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puterii inverse</w:t>
      </w:r>
    </w:p>
    <w:p w:rsidR="00000000" w:rsidDel="00000000" w:rsidP="00000000" w:rsidRDefault="00000000" w:rsidRPr="00000000" w14:paraId="000000D5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= metoda puterii directe aplicate matricei</w:t>
      </w:r>
      <m:oMath>
        <m:r>
          <w:rPr>
            <w:color w:val="434343"/>
            <w:sz w:val="21"/>
            <w:szCs w:val="21"/>
          </w:rPr>
          <m:t xml:space="preserve">B=(A-</m:t>
        </m:r>
        <m:r>
          <w:rPr>
            <w:color w:val="434343"/>
            <w:sz w:val="21"/>
            <w:szCs w:val="21"/>
          </w:rPr>
          <m:t>μ</m:t>
        </m:r>
        <m:r>
          <w:rPr>
            <w:color w:val="434343"/>
            <w:sz w:val="21"/>
            <w:szCs w:val="21"/>
          </w:rPr>
          <m:t xml:space="preserve">I</m:t>
        </m:r>
        <m:sSup>
          <m:sSupPr>
            <m:ctrlPr>
              <w:rPr>
                <w:color w:val="434343"/>
                <w:sz w:val="21"/>
                <w:szCs w:val="21"/>
              </w:rPr>
            </m:ctrlPr>
          </m:sSupPr>
          <m:e>
            <m:r>
              <w:rPr>
                <w:color w:val="434343"/>
                <w:sz w:val="21"/>
                <w:szCs w:val="21"/>
              </w:rPr>
              <m:t xml:space="preserve">)</m:t>
            </m:r>
          </m:e>
          <m:sup>
            <m:r>
              <w:rPr>
                <w:color w:val="434343"/>
                <w:sz w:val="21"/>
                <w:szCs w:val="21"/>
              </w:rPr>
              <m:t xml:space="preserve">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Calculează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cel mai apropiat vector propriu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asociat unei valori proprii a cărei aproximații se dă ca parametru (când nu se folosește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câtul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Rayleigh).</w:t>
      </w:r>
    </w:p>
    <w:p w:rsidR="00000000" w:rsidDel="00000000" w:rsidP="00000000" w:rsidRDefault="00000000" w:rsidRPr="00000000" w14:paraId="000000D7">
      <w:pPr>
        <w:pageBreakBefore w:val="0"/>
        <w:spacing w:before="200" w:lineRule="auto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Algoritm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  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y</m:t>
            </m:r>
          </m:e>
          <m:sup>
            <m:r>
              <w:rPr>
                <w:color w:val="434343"/>
                <w:sz w:val="19"/>
                <w:szCs w:val="19"/>
              </w:rPr>
              <m:t xml:space="preserve">(0)</m:t>
            </m:r>
          </m:sup>
        </m:sSup>
        <m:r>
          <w:rPr>
            <w:color w:val="434343"/>
            <w:sz w:val="19"/>
            <w:szCs w:val="19"/>
          </w:rPr>
          <m:t xml:space="preserve">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before="200" w:lineRule="auto"/>
        <w:jc w:val="both"/>
        <w:rPr>
          <w:b w:val="1"/>
          <w:color w:val="434343"/>
          <w:sz w:val="19"/>
          <w:szCs w:val="19"/>
          <w:shd w:fill="ffde94" w:val="clear"/>
        </w:rPr>
      </w:pPr>
      <m:oMath>
        <m:r>
          <w:rPr>
            <w:b w:val="1"/>
            <w:color w:val="434343"/>
            <w:sz w:val="19"/>
            <w:szCs w:val="19"/>
            <w:shd w:fill="ffde94" w:val="clear"/>
          </w:rPr>
          <m:t xml:space="preserve">Pentru k = 1,2, ... max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before="200" w:lineRule="auto"/>
        <w:ind w:left="0" w:firstLine="0"/>
        <w:jc w:val="center"/>
        <w:rPr>
          <w:b w:val="1"/>
          <w:color w:val="434343"/>
          <w:sz w:val="19"/>
          <w:szCs w:val="19"/>
          <w:shd w:fill="ffde94" w:val="clear"/>
        </w:rPr>
      </w:pPr>
      <m:oMath>
        <m:r>
          <w:rPr>
            <w:b w:val="1"/>
            <w:color w:val="434343"/>
            <w:sz w:val="19"/>
            <w:szCs w:val="19"/>
            <w:shd w:fill="ffde94" w:val="clear"/>
          </w:rPr>
          <m:t xml:space="preserve">Se rezolvă sistemul liniar  (</m:t>
        </m:r>
        <m:r>
          <w:rPr>
            <w:b w:val="1"/>
            <w:color w:val="434343"/>
            <w:sz w:val="19"/>
            <w:szCs w:val="19"/>
            <w:shd w:fill="ffde94" w:val="clear"/>
          </w:rPr>
          <m:t xml:space="preserve">A − µI) z</m:t>
        </m:r>
        <m:r>
          <w:rPr>
            <w:b w:val="1"/>
            <w:color w:val="434343"/>
            <w:sz w:val="19"/>
            <w:szCs w:val="19"/>
            <w:shd w:fill="ffde94" w:val="clear"/>
          </w:rPr>
          <m:t xml:space="preserve"> = </m:t>
        </m:r>
        <m:sSup>
          <m:sSupPr>
            <m:ctrlPr>
              <w:rPr>
                <w:b w:val="1"/>
                <w:color w:val="434343"/>
                <w:sz w:val="19"/>
                <w:szCs w:val="19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19"/>
                <w:szCs w:val="19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19"/>
                <w:szCs w:val="19"/>
                <w:shd w:fill="ffde94" w:val="clear"/>
              </w:rPr>
              <m:t xml:space="preserve">(k-1)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before="200" w:lineRule="auto"/>
        <w:ind w:left="0" w:firstLine="0"/>
        <w:jc w:val="center"/>
        <w:rPr>
          <w:b w:val="1"/>
          <w:color w:val="434343"/>
          <w:sz w:val="21"/>
          <w:szCs w:val="21"/>
          <w:shd w:fill="ffde94" w:val="clear"/>
        </w:rPr>
      </w:pPr>
      <w:r w:rsidDel="00000000" w:rsidR="00000000" w:rsidRPr="00000000">
        <w:rPr>
          <w:b w:val="1"/>
          <w:color w:val="434343"/>
          <w:sz w:val="21"/>
          <w:szCs w:val="21"/>
          <w:shd w:fill="ffde94" w:val="clear"/>
          <w:rtl w:val="0"/>
        </w:rPr>
        <w:t xml:space="preserve"> </w:t>
      </w:r>
      <m:oMath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>←</m:t>
        </m:r>
        <m:f>
          <m:f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fPr>
          <m:num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z</m:t>
            </m:r>
          </m:num>
          <m:den>
            <m:sSub>
              <m:sSubPr>
                <m:ctrlPr>
                  <w:rPr>
                    <w:b w:val="1"/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b w:val="1"/>
                        <w:color w:val="434343"/>
                        <w:sz w:val="21"/>
                        <w:szCs w:val="21"/>
                        <w:shd w:fill="ffde94" w:val="clear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b w:val="1"/>
                            <w:color w:val="434343"/>
                            <w:sz w:val="21"/>
                            <w:szCs w:val="21"/>
                            <w:shd w:fill="ffde94" w:val="clear"/>
                          </w:rPr>
                        </m:ctrlPr>
                      </m:dPr>
                      <m:e>
                        <m:r>
                          <w:rPr>
                            <w:b w:val="1"/>
                            <w:color w:val="434343"/>
                            <w:sz w:val="21"/>
                            <w:szCs w:val="21"/>
                            <w:shd w:fill="ffde94" w:val="clear"/>
                          </w:rPr>
                          <m:t xml:space="preserve">z</m:t>
                        </m:r>
                      </m:e>
                    </m:d>
                  </m:e>
                </m:d>
              </m:e>
              <m:sub>
                <m:r>
                  <w:rPr>
                    <w:b w:val="1"/>
                    <w:color w:val="434343"/>
                    <w:sz w:val="21"/>
                    <w:szCs w:val="21"/>
                    <w:shd w:fill="ffde94" w:val="clear"/>
                  </w:rPr>
                  <m:t xml:space="preserve">2</m:t>
                </m:r>
              </m:sub>
            </m:sSub>
          </m:den>
        </m:f>
      </m:oMath>
      <w:r w:rsidDel="00000000" w:rsidR="00000000" w:rsidRPr="00000000">
        <w:rPr>
          <w:b w:val="1"/>
          <w:color w:val="434343"/>
          <w:sz w:val="21"/>
          <w:szCs w:val="21"/>
          <w:shd w:fill="ffde94" w:val="clear"/>
          <w:rtl w:val="0"/>
        </w:rPr>
        <w:t xml:space="preserve">    </w:t>
      </w:r>
      <m:oMath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m:t>λ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>←</m:t>
        </m:r>
        <m:r>
          <w:rPr>
            <w:b w:val="1"/>
            <w:color w:val="434343"/>
            <w:sz w:val="21"/>
            <w:szCs w:val="21"/>
            <w:shd w:fill="ffde94" w:val="clear"/>
          </w:rPr>
          <m:t xml:space="preserve">(</m:t>
        </m:r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)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T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 xml:space="preserve">A</m:t>
        </m:r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</m:oMath>
      <w:r w:rsidDel="00000000" w:rsidR="00000000" w:rsidRPr="00000000">
        <w:rPr>
          <w:b w:val="1"/>
          <w:color w:val="434343"/>
          <w:sz w:val="21"/>
          <w:szCs w:val="21"/>
          <w:shd w:fill="ffde94" w:val="clear"/>
          <w:rtl w:val="0"/>
        </w:rPr>
        <w:t xml:space="preserve">   </w:t>
      </w:r>
      <m:oMath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m:t>μ</m:t>
            </m:r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=</m:t>
            </m:r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>λ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Pentru a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crește viteza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de convergență a algoritmului,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valoarea de deplasare µ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este modificată de la o iterație la alta, utilizând aproximația curentă </w:t>
      </w:r>
      <m:oMath>
        <m:r>
          <w:rPr>
            <w:color w:val="434343"/>
            <w:sz w:val="19"/>
            <w:szCs w:val="19"/>
          </w:rPr>
          <m:t xml:space="preserve">µ = λ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 </m:t>
            </m:r>
          </m:e>
          <m:sup>
            <m:r>
              <w:rPr>
                <w:color w:val="434343"/>
                <w:sz w:val="19"/>
                <w:szCs w:val="19"/>
              </w:rPr>
              <m:t xml:space="preserve">(k)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a valorii proprii λ a matricei A. Această variantă  este cunoscută sub denumirea de iterarea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câtului Rayleigh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DD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</w:t>
      </w: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deflației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numPr>
          <w:ilvl w:val="0"/>
          <w:numId w:val="14"/>
        </w:numPr>
        <w:spacing w:before="20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doar pentru matrice simetrice, cu elemente reale</w:t>
      </w:r>
    </w:p>
    <w:p w:rsidR="00000000" w:rsidDel="00000000" w:rsidP="00000000" w:rsidRDefault="00000000" w:rsidRPr="00000000" w14:paraId="000000E0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Folosind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metoda puterii directe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se determină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valoarea proprie dominantă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șii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vectorul propriu corespunzător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a64d79"/>
          <w:sz w:val="24"/>
          <w:szCs w:val="24"/>
          <w:rtl w:val="0"/>
        </w:rPr>
        <w:t xml:space="preserve">Interpolare</w:t>
      </w:r>
    </w:p>
    <w:p w:rsidR="00000000" w:rsidDel="00000000" w:rsidP="00000000" w:rsidRDefault="00000000" w:rsidRPr="00000000" w14:paraId="000000E3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Teorema lui Weierstrass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-&gt; Fie o funcție f continuă pe [a,b] și </w:t>
      </w:r>
      <m:oMath>
        <m:r>
          <m:t>ε</m:t>
        </m:r>
        <m:r>
          <w:rPr>
            <w:color w:val="434343"/>
            <w:sz w:val="19"/>
            <w:szCs w:val="19"/>
          </w:rPr>
          <m:t xml:space="preserve">&gt;0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. Există polinomul P a.î. </w:t>
      </w:r>
      <m:oMath>
        <m:r>
          <w:rPr>
            <w:color w:val="434343"/>
            <w:sz w:val="19"/>
            <w:szCs w:val="19"/>
          </w:rPr>
          <m:t xml:space="preserve">|f(x)-P(x)|&lt;</m:t>
        </m:r>
        <m:r>
          <w:rPr>
            <w:color w:val="434343"/>
            <w:sz w:val="19"/>
            <w:szCs w:val="19"/>
          </w:rPr>
          <m:t>ε</m:t>
        </m:r>
        <m:r>
          <w:rPr>
            <w:color w:val="434343"/>
            <w:sz w:val="19"/>
            <w:szCs w:val="19"/>
          </w:rPr>
          <m:t xml:space="preserve">, </m:t>
        </m:r>
        <m:r>
          <w:rPr>
            <w:color w:val="434343"/>
            <w:sz w:val="19"/>
            <w:szCs w:val="19"/>
          </w:rPr>
          <m:t>∀</m:t>
        </m:r>
        <m:r>
          <w:rPr>
            <w:color w:val="434343"/>
            <w:sz w:val="19"/>
            <w:szCs w:val="19"/>
          </w:rPr>
          <m:t xml:space="preserve"> x</m:t>
        </m:r>
        <m:r>
          <w:rPr>
            <w:color w:val="434343"/>
            <w:sz w:val="19"/>
            <w:szCs w:val="19"/>
          </w:rPr>
          <m:t>∈</m:t>
        </m:r>
        <m:r>
          <w:rPr>
            <w:color w:val="434343"/>
            <w:sz w:val="19"/>
            <w:szCs w:val="19"/>
          </w:rPr>
          <m:t xml:space="preserve">[a,b]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(există un polinom P care să aproximeze funcția continuă f)</w:t>
      </w:r>
    </w:p>
    <w:p w:rsidR="00000000" w:rsidDel="00000000" w:rsidP="00000000" w:rsidRDefault="00000000" w:rsidRPr="00000000" w14:paraId="000000E4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before="200" w:lineRule="auto"/>
        <w:rPr>
          <w:color w:val="434343"/>
          <w:sz w:val="19"/>
          <w:szCs w:val="19"/>
          <w:shd w:fill="ffde9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before="200" w:lineRule="auto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before="200" w:lineRule="auto"/>
        <w:jc w:val="both"/>
        <w:rPr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before="200" w:lineRule="auto"/>
        <w:jc w:val="center"/>
        <w:rPr>
          <w:rFonts w:ascii="Lobster" w:cs="Lobster" w:eastAsia="Lobster" w:hAnsi="Lobster"/>
          <w:color w:val="99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before="200" w:lineRule="auto"/>
        <w:jc w:val="center"/>
        <w:rPr>
          <w:rFonts w:ascii="Lobster" w:cs="Lobster" w:eastAsia="Lobster" w:hAnsi="Lobster"/>
          <w:color w:val="9900ff"/>
          <w:sz w:val="34"/>
          <w:szCs w:val="34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1906" w:w="16838" w:orient="landscape"/>
      <w:pgMar w:bottom="1440.0000000000002" w:top="1440.0000000000002" w:left="1440.0000000000002" w:right="1440.0000000000002" w:header="720" w:footer="720"/>
      <w:pgNumType w:start="1"/>
      <w:cols w:equalWidth="0" w:num="3" w:sep="1">
        <w:col w:space="720.0000000000001" w:w="4172.58"/>
        <w:col w:space="720.0000000000001" w:w="4172.58"/>
        <w:col w:space="0" w:w="4172.58"/>
      </w:cols>
      <w:sectPrChange w:author="Mihai Alexe" w:id="0" w:date="2022-05-05T19:07:58Z">
        <w:sectPr w:rsidR="000000" w:rsidDel="000000" w:rsidRPr="000000" w:rsidSect="000000">
          <w:pgMar w:bottom="1440.0000000000002" w:top="1440.0000000000002" w:left="1440.0000000000002" w:right="1440.0000000000002" w:header="720" w:footer="720"/>
          <w:pgNumType w:start="1"/>
          <w:pgSz w:h="11906" w:w="16838" w:orient="landscape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drich">
    <w:embedRegular w:fontKey="{00000000-0000-0000-0000-000000000000}" r:id="rId1" w:subsetted="0"/>
  </w:font>
  <w:font w:name="Lobster">
    <w:embedRegular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ins w:author="Mihai Alexe" w:id="20" w:date="2022-05-05T19:07:58Z"/>
        <w:rPrChange w:author="Mihai Alexe" w:id="0" w:date="2022-05-05T19:07:58Z">
          <w:rPr>
            <w:rFonts w:ascii="Lobster" w:cs="Lobster" w:eastAsia="Lobster" w:hAnsi="Lobster"/>
            <w:color w:val="9900ff"/>
            <w:sz w:val="34"/>
            <w:szCs w:val="34"/>
          </w:rPr>
        </w:rPrChange>
      </w:rPr>
    </w:pPr>
    <w:ins w:author="Mihai Alexe" w:id="20" w:date="2022-05-05T19:07:58Z">
      <w:r w:rsidDel="00000000" w:rsidR="00000000" w:rsidRPr="00000000">
        <w:rPr>
          <w:rtl w:val="0"/>
        </w:rPr>
      </w:r>
    </w:ins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color w:val="000000"/>
        <w:sz w:val="19"/>
        <w:szCs w:val="19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drich-regular.ttf"/><Relationship Id="rId2" Type="http://schemas.openxmlformats.org/officeDocument/2006/relationships/font" Target="fonts/Lobster-regular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